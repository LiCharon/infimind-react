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C2C23">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48"/>
          <w:szCs w:val="48"/>
        </w:rPr>
      </w:pPr>
    </w:p>
    <w:p w14:paraId="38521005">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48"/>
          <w:szCs w:val="48"/>
        </w:rPr>
      </w:pPr>
    </w:p>
    <w:p w14:paraId="7A6C6C04">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48"/>
          <w:szCs w:val="48"/>
        </w:rPr>
      </w:pPr>
    </w:p>
    <w:p w14:paraId="2C9F872F">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48"/>
          <w:szCs w:val="48"/>
        </w:rPr>
      </w:pPr>
    </w:p>
    <w:p w14:paraId="3A604358">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48"/>
          <w:szCs w:val="48"/>
        </w:rPr>
      </w:pPr>
    </w:p>
    <w:p w14:paraId="04BBEA69">
      <w:pPr>
        <w:keepNext w:val="0"/>
        <w:keepLines w:val="0"/>
        <w:pageBreakBefore w:val="0"/>
        <w:kinsoku/>
        <w:wordWrap/>
        <w:overflowPunct/>
        <w:topLinePunct w:val="0"/>
        <w:autoSpaceDE/>
        <w:autoSpaceDN/>
        <w:bidi w:val="0"/>
        <w:adjustRightInd/>
        <w:snapToGrid/>
        <w:spacing w:line="360" w:lineRule="auto"/>
        <w:jc w:val="center"/>
        <w:rPr>
          <w:rFonts w:ascii="宋体" w:hAnsi="宋体" w:eastAsia="宋体" w:cs="等线"/>
          <w:b/>
          <w:bCs/>
          <w:sz w:val="84"/>
          <w:szCs w:val="84"/>
        </w:rPr>
      </w:pPr>
      <w:r>
        <w:rPr>
          <w:rFonts w:ascii="宋体" w:hAnsi="宋体" w:eastAsia="宋体" w:cs="等线"/>
          <w:b/>
          <w:bCs/>
          <w:sz w:val="84"/>
          <w:szCs w:val="84"/>
        </w:rPr>
        <w:t>劳</w:t>
      </w:r>
      <w:r>
        <w:rPr>
          <w:rFonts w:hint="eastAsia" w:ascii="宋体" w:hAnsi="宋体" w:eastAsia="宋体" w:cs="等线"/>
          <w:b/>
          <w:bCs/>
          <w:sz w:val="84"/>
          <w:szCs w:val="84"/>
        </w:rPr>
        <w:t xml:space="preserve"> </w:t>
      </w:r>
      <w:r>
        <w:rPr>
          <w:rFonts w:ascii="宋体" w:hAnsi="宋体" w:eastAsia="宋体" w:cs="等线"/>
          <w:b/>
          <w:bCs/>
          <w:sz w:val="84"/>
          <w:szCs w:val="84"/>
        </w:rPr>
        <w:t>动</w:t>
      </w:r>
      <w:r>
        <w:rPr>
          <w:rFonts w:hint="eastAsia" w:ascii="宋体" w:hAnsi="宋体" w:eastAsia="宋体" w:cs="等线"/>
          <w:b/>
          <w:bCs/>
          <w:sz w:val="84"/>
          <w:szCs w:val="84"/>
        </w:rPr>
        <w:t xml:space="preserve"> </w:t>
      </w:r>
      <w:r>
        <w:rPr>
          <w:rFonts w:ascii="宋体" w:hAnsi="宋体" w:eastAsia="宋体" w:cs="等线"/>
          <w:b/>
          <w:bCs/>
          <w:sz w:val="84"/>
          <w:szCs w:val="84"/>
        </w:rPr>
        <w:t>合</w:t>
      </w:r>
      <w:r>
        <w:rPr>
          <w:rFonts w:hint="eastAsia" w:ascii="宋体" w:hAnsi="宋体" w:eastAsia="宋体" w:cs="等线"/>
          <w:b/>
          <w:bCs/>
          <w:sz w:val="84"/>
          <w:szCs w:val="84"/>
        </w:rPr>
        <w:t xml:space="preserve"> </w:t>
      </w:r>
      <w:r>
        <w:rPr>
          <w:rFonts w:ascii="宋体" w:hAnsi="宋体" w:eastAsia="宋体" w:cs="等线"/>
          <w:b/>
          <w:bCs/>
          <w:sz w:val="84"/>
          <w:szCs w:val="84"/>
        </w:rPr>
        <w:t>同</w:t>
      </w:r>
      <w:r>
        <w:rPr>
          <w:rFonts w:hint="eastAsia" w:ascii="宋体" w:hAnsi="宋体" w:eastAsia="宋体" w:cs="等线"/>
          <w:b/>
          <w:bCs/>
          <w:sz w:val="84"/>
          <w:szCs w:val="84"/>
        </w:rPr>
        <w:t xml:space="preserve"> </w:t>
      </w:r>
      <w:r>
        <w:rPr>
          <w:rFonts w:ascii="宋体" w:hAnsi="宋体" w:eastAsia="宋体" w:cs="等线"/>
          <w:b/>
          <w:bCs/>
          <w:sz w:val="84"/>
          <w:szCs w:val="84"/>
        </w:rPr>
        <w:t>书</w:t>
      </w:r>
    </w:p>
    <w:p w14:paraId="677F7980">
      <w:pPr>
        <w:keepNext w:val="0"/>
        <w:keepLines w:val="0"/>
        <w:pageBreakBefore w:val="0"/>
        <w:widowControl/>
        <w:kinsoku/>
        <w:wordWrap/>
        <w:overflowPunct/>
        <w:topLinePunct w:val="0"/>
        <w:autoSpaceDE/>
        <w:autoSpaceDN/>
        <w:bidi w:val="0"/>
        <w:adjustRightInd/>
        <w:snapToGrid/>
        <w:spacing w:line="360" w:lineRule="auto"/>
        <w:jc w:val="left"/>
        <w:rPr>
          <w:rFonts w:ascii="宋体" w:hAnsi="宋体" w:eastAsia="宋体" w:cs="等线"/>
          <w:sz w:val="24"/>
        </w:rPr>
      </w:pPr>
    </w:p>
    <w:p w14:paraId="7B052796">
      <w:pPr>
        <w:keepNext w:val="0"/>
        <w:keepLines w:val="0"/>
        <w:pageBreakBefore w:val="0"/>
        <w:widowControl/>
        <w:kinsoku/>
        <w:wordWrap/>
        <w:overflowPunct/>
        <w:topLinePunct w:val="0"/>
        <w:autoSpaceDE/>
        <w:autoSpaceDN/>
        <w:bidi w:val="0"/>
        <w:adjustRightInd/>
        <w:snapToGrid/>
        <w:spacing w:line="360" w:lineRule="auto"/>
        <w:jc w:val="left"/>
        <w:rPr>
          <w:rFonts w:ascii="宋体" w:hAnsi="宋体" w:eastAsia="宋体" w:cs="等线"/>
          <w:sz w:val="24"/>
        </w:rPr>
      </w:pPr>
    </w:p>
    <w:p w14:paraId="7195617A">
      <w:pPr>
        <w:keepNext w:val="0"/>
        <w:keepLines w:val="0"/>
        <w:pageBreakBefore w:val="0"/>
        <w:widowControl/>
        <w:kinsoku/>
        <w:wordWrap/>
        <w:overflowPunct/>
        <w:topLinePunct w:val="0"/>
        <w:autoSpaceDE/>
        <w:autoSpaceDN/>
        <w:bidi w:val="0"/>
        <w:adjustRightInd/>
        <w:snapToGrid/>
        <w:spacing w:line="360" w:lineRule="auto"/>
        <w:jc w:val="left"/>
        <w:rPr>
          <w:rFonts w:ascii="宋体" w:hAnsi="宋体" w:eastAsia="宋体" w:cs="等线"/>
          <w:sz w:val="24"/>
        </w:rPr>
      </w:pPr>
    </w:p>
    <w:p w14:paraId="52908451">
      <w:pPr>
        <w:keepNext w:val="0"/>
        <w:keepLines w:val="0"/>
        <w:pageBreakBefore w:val="0"/>
        <w:widowControl/>
        <w:kinsoku/>
        <w:wordWrap/>
        <w:overflowPunct/>
        <w:topLinePunct w:val="0"/>
        <w:autoSpaceDE/>
        <w:autoSpaceDN/>
        <w:bidi w:val="0"/>
        <w:adjustRightInd/>
        <w:snapToGrid/>
        <w:spacing w:line="360" w:lineRule="auto"/>
        <w:jc w:val="left"/>
        <w:rPr>
          <w:rFonts w:ascii="宋体" w:hAnsi="宋体" w:eastAsia="宋体" w:cs="等线"/>
          <w:sz w:val="24"/>
        </w:rPr>
      </w:pPr>
    </w:p>
    <w:p w14:paraId="2FCA5802">
      <w:pPr>
        <w:keepNext w:val="0"/>
        <w:keepLines w:val="0"/>
        <w:pageBreakBefore w:val="0"/>
        <w:widowControl/>
        <w:kinsoku/>
        <w:wordWrap/>
        <w:overflowPunct/>
        <w:topLinePunct w:val="0"/>
        <w:autoSpaceDE/>
        <w:autoSpaceDN/>
        <w:bidi w:val="0"/>
        <w:adjustRightInd/>
        <w:snapToGrid/>
        <w:spacing w:line="360" w:lineRule="auto"/>
        <w:jc w:val="left"/>
        <w:rPr>
          <w:rFonts w:ascii="宋体" w:hAnsi="宋体" w:eastAsia="宋体" w:cs="等线"/>
          <w:sz w:val="24"/>
        </w:rPr>
      </w:pPr>
    </w:p>
    <w:p w14:paraId="60C1D7CA">
      <w:pPr>
        <w:keepNext w:val="0"/>
        <w:keepLines w:val="0"/>
        <w:pageBreakBefore w:val="0"/>
        <w:widowControl/>
        <w:kinsoku/>
        <w:wordWrap/>
        <w:overflowPunct/>
        <w:topLinePunct w:val="0"/>
        <w:autoSpaceDE/>
        <w:autoSpaceDN/>
        <w:bidi w:val="0"/>
        <w:adjustRightInd/>
        <w:snapToGrid/>
        <w:spacing w:line="360" w:lineRule="auto"/>
        <w:jc w:val="left"/>
        <w:rPr>
          <w:rFonts w:ascii="宋体" w:hAnsi="宋体" w:eastAsia="宋体" w:cs="等线"/>
          <w:sz w:val="24"/>
        </w:rPr>
      </w:pPr>
    </w:p>
    <w:p w14:paraId="4BB5D23B">
      <w:pPr>
        <w:keepNext w:val="0"/>
        <w:keepLines w:val="0"/>
        <w:pageBreakBefore w:val="0"/>
        <w:kinsoku/>
        <w:wordWrap/>
        <w:overflowPunct/>
        <w:topLinePunct w:val="0"/>
        <w:autoSpaceDE/>
        <w:autoSpaceDN/>
        <w:bidi w:val="0"/>
        <w:adjustRightInd/>
        <w:snapToGrid/>
        <w:spacing w:line="360" w:lineRule="auto"/>
        <w:ind w:left="420" w:leftChars="200" w:firstLine="1564" w:firstLineChars="489"/>
        <w:jc w:val="left"/>
        <w:rPr>
          <w:rFonts w:ascii="宋体" w:hAnsi="宋体" w:eastAsia="宋体" w:cs="等线"/>
          <w:sz w:val="32"/>
          <w:szCs w:val="32"/>
        </w:rPr>
      </w:pPr>
      <w:r>
        <w:rPr>
          <w:rFonts w:ascii="宋体" w:hAnsi="宋体" w:eastAsia="宋体" w:cs="等线"/>
          <w:sz w:val="32"/>
          <w:szCs w:val="32"/>
        </w:rPr>
        <mc:AlternateContent>
          <mc:Choice Requires="wps">
            <w:drawing>
              <wp:anchor distT="0" distB="0" distL="114300" distR="114300" simplePos="0" relativeHeight="251659264" behindDoc="0" locked="0" layoutInCell="1" allowOverlap="1">
                <wp:simplePos x="0" y="0"/>
                <wp:positionH relativeFrom="column">
                  <wp:posOffset>1901190</wp:posOffset>
                </wp:positionH>
                <wp:positionV relativeFrom="paragraph">
                  <wp:posOffset>224790</wp:posOffset>
                </wp:positionV>
                <wp:extent cx="2343150" cy="0"/>
                <wp:effectExtent l="0" t="6350" r="6350" b="6350"/>
                <wp:wrapNone/>
                <wp:docPr id="1" name="直线连接符 1"/>
                <wp:cNvGraphicFramePr/>
                <a:graphic xmlns:a="http://schemas.openxmlformats.org/drawingml/2006/main">
                  <a:graphicData uri="http://schemas.microsoft.com/office/word/2010/wordprocessingShape">
                    <wps:wsp>
                      <wps:cNvCnPr/>
                      <wps:spPr>
                        <a:xfrm>
                          <a:off x="0" y="0"/>
                          <a:ext cx="23432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线连接符 1" o:spid="_x0000_s1026" o:spt="20" style="position:absolute;left:0pt;margin-left:149.7pt;margin-top:17.7pt;height:0pt;width:184.5pt;z-index:251659264;mso-width-relative:page;mso-height-relative:page;" filled="f" stroked="t" coordsize="21600,21600" o:gfxdata="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JaCPfY&#10;AAAACQEAAA8AAAAAAAAAAQAgAAAAIgAAAGRycy9kb3ducmV2LnhtbFBLAQIUABQAAAAIAIdO4kAU&#10;DEIn5wEAALIDAAAOAAAAAAAAAAEAIAAAACcBAABkcnMvZTJvRG9jLnhtbFBLBQYAAAAABgAGAFkB&#10;AACABQAAAAA=&#10;">
                <v:fill on="f" focussize="0,0"/>
                <v:stroke weight="1pt" color="#000000 [3200]" miterlimit="8" joinstyle="miter"/>
                <v:imagedata o:title=""/>
                <o:lock v:ext="edit" aspectratio="f"/>
              </v:line>
            </w:pict>
          </mc:Fallback>
        </mc:AlternateContent>
      </w:r>
      <w:r>
        <w:rPr>
          <w:rFonts w:ascii="宋体" w:hAnsi="宋体" w:eastAsia="宋体" w:cs="等线"/>
          <w:sz w:val="32"/>
          <w:szCs w:val="32"/>
        </w:rPr>
        <w:t>甲方：</w:t>
      </w:r>
      <w:r>
        <w:rPr>
          <w:rFonts w:ascii="宋体" w:hAnsi="宋体" w:eastAsia="宋体" w:cs="等线"/>
          <w:sz w:val="32"/>
          <w:szCs w:val="32"/>
        </w:rPr>
        <w:cr/>
      </w:r>
    </w:p>
    <w:p w14:paraId="00B3D77A">
      <w:pPr>
        <w:keepNext w:val="0"/>
        <w:keepLines w:val="0"/>
        <w:pageBreakBefore w:val="0"/>
        <w:kinsoku/>
        <w:wordWrap/>
        <w:overflowPunct/>
        <w:topLinePunct w:val="0"/>
        <w:autoSpaceDE/>
        <w:autoSpaceDN/>
        <w:bidi w:val="0"/>
        <w:adjustRightInd/>
        <w:snapToGrid/>
        <w:spacing w:line="360" w:lineRule="auto"/>
        <w:ind w:firstLine="1984" w:firstLineChars="620"/>
        <w:jc w:val="left"/>
        <w:rPr>
          <w:rFonts w:ascii="宋体" w:hAnsi="宋体" w:eastAsia="宋体" w:cs="等线"/>
          <w:sz w:val="32"/>
          <w:szCs w:val="32"/>
        </w:rPr>
      </w:pPr>
      <w:r>
        <w:rPr>
          <w:rFonts w:ascii="宋体" w:hAnsi="宋体" w:eastAsia="宋体" w:cs="等线"/>
          <w:sz w:val="32"/>
          <w:szCs w:val="32"/>
        </w:rPr>
        <mc:AlternateContent>
          <mc:Choice Requires="wps">
            <w:drawing>
              <wp:anchor distT="0" distB="0" distL="114300" distR="114300" simplePos="0" relativeHeight="251660288" behindDoc="0" locked="0" layoutInCell="1" allowOverlap="1">
                <wp:simplePos x="0" y="0"/>
                <wp:positionH relativeFrom="column">
                  <wp:posOffset>1902460</wp:posOffset>
                </wp:positionH>
                <wp:positionV relativeFrom="paragraph">
                  <wp:posOffset>200660</wp:posOffset>
                </wp:positionV>
                <wp:extent cx="2343150" cy="0"/>
                <wp:effectExtent l="0" t="6350" r="6350" b="6350"/>
                <wp:wrapNone/>
                <wp:docPr id="4" name="直线连接符 4"/>
                <wp:cNvGraphicFramePr/>
                <a:graphic xmlns:a="http://schemas.openxmlformats.org/drawingml/2006/main">
                  <a:graphicData uri="http://schemas.microsoft.com/office/word/2010/wordprocessingShape">
                    <wps:wsp>
                      <wps:cNvCnPr/>
                      <wps:spPr>
                        <a:xfrm>
                          <a:off x="0" y="0"/>
                          <a:ext cx="23432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线连接符 4" o:spid="_x0000_s1026" o:spt="20" style="position:absolute;left:0pt;margin-left:149.8pt;margin-top:15.8pt;height:0pt;width:184.5pt;z-index:251660288;mso-width-relative:page;mso-height-relative:page;" filled="f" stroked="t" coordsize="21600,21600" o:gfxdata="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Aja29cA&#10;AAAJAQAADwAAAAAAAAABACAAAAAiAAAAZHJzL2Rvd25yZXYueG1sUEsBAhQAFAAAAAgAh07iQC6b&#10;3DrnAQAAsgMAAA4AAAAAAAAAAQAgAAAAJgEAAGRycy9lMm9Eb2MueG1sUEsFBgAAAAAGAAYAWQEA&#10;AH8FAAAAAA==&#10;">
                <v:fill on="f" focussize="0,0"/>
                <v:stroke weight="1pt" color="#000000 [3200]" miterlimit="8" joinstyle="miter"/>
                <v:imagedata o:title=""/>
                <o:lock v:ext="edit" aspectratio="f"/>
              </v:line>
            </w:pict>
          </mc:Fallback>
        </mc:AlternateContent>
      </w:r>
      <w:r>
        <w:rPr>
          <w:rFonts w:ascii="宋体" w:hAnsi="宋体" w:eastAsia="宋体" w:cs="等线"/>
          <w:sz w:val="32"/>
          <w:szCs w:val="32"/>
        </w:rPr>
        <w:t>乙方：</w:t>
      </w:r>
    </w:p>
    <w:p w14:paraId="753BF547">
      <w:pPr>
        <w:keepNext w:val="0"/>
        <w:keepLines w:val="0"/>
        <w:pageBreakBefore w:val="0"/>
        <w:kinsoku/>
        <w:wordWrap/>
        <w:overflowPunct/>
        <w:topLinePunct w:val="0"/>
        <w:autoSpaceDE/>
        <w:autoSpaceDN/>
        <w:bidi w:val="0"/>
        <w:adjustRightInd/>
        <w:snapToGrid/>
        <w:spacing w:line="360" w:lineRule="auto"/>
        <w:ind w:left="420" w:leftChars="200" w:firstLine="1564" w:firstLineChars="489"/>
        <w:jc w:val="left"/>
        <w:rPr>
          <w:rFonts w:ascii="宋体" w:hAnsi="宋体" w:eastAsia="宋体" w:cs="等线"/>
          <w:sz w:val="32"/>
          <w:szCs w:val="32"/>
        </w:rPr>
      </w:pPr>
      <w:r>
        <w:rPr>
          <w:rFonts w:ascii="宋体" w:hAnsi="宋体" w:eastAsia="宋体" w:cs="等线"/>
          <w:sz w:val="32"/>
          <w:szCs w:val="32"/>
        </w:rPr>
        <w:cr/>
      </w:r>
      <w:r>
        <w:rPr>
          <w:rFonts w:ascii="宋体" w:hAnsi="宋体" w:eastAsia="宋体" w:cs="等线"/>
          <w:sz w:val="32"/>
          <w:szCs w:val="32"/>
        </w:rPr>
        <w:t xml:space="preserve">         </w:t>
      </w:r>
      <w:r>
        <w:rPr>
          <w:rFonts w:hint="eastAsia" w:ascii="宋体" w:hAnsi="宋体" w:eastAsia="宋体" w:cs="等线"/>
          <w:sz w:val="32"/>
          <w:szCs w:val="32"/>
        </w:rPr>
        <w:t>签订日</w:t>
      </w:r>
      <w:r>
        <w:rPr>
          <w:rFonts w:ascii="宋体" w:hAnsi="宋体" w:eastAsia="宋体" w:cs="等线"/>
          <w:sz w:val="32"/>
          <w:szCs w:val="32"/>
        </w:rPr>
        <w:t>期：</w:t>
      </w:r>
      <w:r>
        <w:rPr>
          <w:rFonts w:hint="eastAsia" w:ascii="宋体" w:hAnsi="宋体" w:eastAsia="宋体" w:cs="等线"/>
          <w:sz w:val="32"/>
          <w:szCs w:val="32"/>
          <w:u w:val="single"/>
        </w:rPr>
        <w:t xml:space="preserve"> </w:t>
      </w:r>
      <w:r>
        <w:rPr>
          <w:rFonts w:ascii="宋体" w:hAnsi="宋体" w:eastAsia="宋体" w:cs="等线"/>
          <w:sz w:val="32"/>
          <w:szCs w:val="32"/>
          <w:u w:val="single"/>
        </w:rPr>
        <w:t xml:space="preserve">    </w:t>
      </w:r>
      <w:r>
        <w:rPr>
          <w:rFonts w:hint="eastAsia" w:ascii="宋体" w:hAnsi="宋体" w:eastAsia="宋体" w:cs="等线"/>
          <w:sz w:val="32"/>
          <w:szCs w:val="32"/>
        </w:rPr>
        <w:t xml:space="preserve">年 </w:t>
      </w:r>
      <w:r>
        <w:rPr>
          <w:rFonts w:ascii="宋体" w:hAnsi="宋体" w:eastAsia="宋体" w:cs="等线"/>
          <w:sz w:val="32"/>
          <w:szCs w:val="32"/>
          <w:u w:val="single"/>
        </w:rPr>
        <w:t xml:space="preserve">     </w:t>
      </w:r>
      <w:r>
        <w:rPr>
          <w:rFonts w:hint="eastAsia" w:ascii="宋体" w:hAnsi="宋体" w:eastAsia="宋体" w:cs="等线"/>
          <w:sz w:val="32"/>
          <w:szCs w:val="32"/>
        </w:rPr>
        <w:t>月</w:t>
      </w:r>
      <w:r>
        <w:rPr>
          <w:rFonts w:hint="eastAsia" w:ascii="宋体" w:hAnsi="宋体" w:eastAsia="宋体" w:cs="等线"/>
          <w:sz w:val="32"/>
          <w:szCs w:val="32"/>
          <w:u w:val="single"/>
        </w:rPr>
        <w:t xml:space="preserve"> </w:t>
      </w:r>
      <w:r>
        <w:rPr>
          <w:rFonts w:ascii="宋体" w:hAnsi="宋体" w:eastAsia="宋体" w:cs="等线"/>
          <w:sz w:val="32"/>
          <w:szCs w:val="32"/>
          <w:u w:val="single"/>
        </w:rPr>
        <w:t xml:space="preserve">  </w:t>
      </w:r>
      <w:r>
        <w:rPr>
          <w:rFonts w:hint="eastAsia" w:ascii="宋体" w:hAnsi="宋体" w:eastAsia="宋体" w:cs="等线"/>
          <w:sz w:val="32"/>
          <w:szCs w:val="32"/>
          <w:u w:val="single"/>
        </w:rPr>
        <w:t xml:space="preserve"> </w:t>
      </w:r>
      <w:r>
        <w:rPr>
          <w:rFonts w:ascii="宋体" w:hAnsi="宋体" w:eastAsia="宋体" w:cs="等线"/>
          <w:sz w:val="32"/>
          <w:szCs w:val="32"/>
          <w:u w:val="single"/>
        </w:rPr>
        <w:t xml:space="preserve"> </w:t>
      </w:r>
      <w:r>
        <w:rPr>
          <w:rFonts w:hint="eastAsia" w:ascii="宋体" w:hAnsi="宋体" w:eastAsia="宋体" w:cs="等线"/>
          <w:sz w:val="32"/>
          <w:szCs w:val="32"/>
        </w:rPr>
        <w:t xml:space="preserve">日  </w:t>
      </w:r>
    </w:p>
    <w:p w14:paraId="50A43833">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r>
        <w:rPr>
          <w:rFonts w:hint="eastAsia" w:ascii="宋体" w:hAnsi="宋体" w:eastAsia="宋体" w:cs="等线"/>
          <w:sz w:val="24"/>
        </w:rPr>
        <w:t xml:space="preserve"> </w:t>
      </w:r>
    </w:p>
    <w:p w14:paraId="48771093">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p>
    <w:p w14:paraId="71BE254D">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p>
    <w:p w14:paraId="43299300">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p>
    <w:p w14:paraId="14966C41">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p>
    <w:p w14:paraId="765E9172">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p>
    <w:p w14:paraId="623F353E">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p>
    <w:p w14:paraId="44B17439">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rPr>
      </w:pPr>
    </w:p>
    <w:p w14:paraId="5B19D50E">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根据《中华人民共和国劳动法》和《中华人民共和国劳动合同法》及有关</w:t>
      </w:r>
      <w:r>
        <w:rPr>
          <w:rFonts w:hint="eastAsia" w:ascii="宋体" w:hAnsi="宋体" w:eastAsia="宋体" w:cs="等线"/>
          <w:sz w:val="24"/>
          <w:lang w:val="en-US" w:eastAsia="zh-CN"/>
        </w:rPr>
        <w:t>法律法规规定</w:t>
      </w:r>
      <w:r>
        <w:rPr>
          <w:rFonts w:ascii="宋体" w:hAnsi="宋体" w:eastAsia="宋体" w:cs="等线"/>
          <w:sz w:val="24"/>
        </w:rPr>
        <w:t>，甲乙双方经平等协商一致，自愿签订本合同，并共同遵守执行。</w:t>
      </w:r>
      <w:r>
        <w:rPr>
          <w:rFonts w:ascii="宋体" w:hAnsi="宋体" w:eastAsia="宋体" w:cs="等线"/>
          <w:sz w:val="24"/>
        </w:rPr>
        <w:cr/>
      </w:r>
    </w:p>
    <w:p w14:paraId="09F5F961">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r>
        <w:rPr>
          <w:rFonts w:ascii="宋体" w:hAnsi="宋体" w:eastAsia="宋体" w:cs="等线"/>
          <w:sz w:val="24"/>
        </w:rPr>
        <w:t xml:space="preserve">甲方： </w:t>
      </w:r>
      <w:r>
        <w:rPr>
          <w:rFonts w:ascii="宋体" w:hAnsi="宋体" w:eastAsia="宋体" w:cs="等线"/>
          <w:sz w:val="24"/>
        </w:rPr>
        <w:cr/>
      </w:r>
      <w:r>
        <w:rPr>
          <w:rFonts w:ascii="宋体" w:hAnsi="宋体" w:eastAsia="宋体" w:cs="等线"/>
          <w:sz w:val="24"/>
        </w:rPr>
        <w:t xml:space="preserve">法定代表人： </w:t>
      </w:r>
      <w:r>
        <w:rPr>
          <w:rFonts w:ascii="宋体" w:hAnsi="宋体" w:eastAsia="宋体" w:cs="等线"/>
          <w:sz w:val="24"/>
        </w:rPr>
        <w:cr/>
      </w:r>
      <w:r>
        <w:rPr>
          <w:rFonts w:ascii="宋体" w:hAnsi="宋体" w:eastAsia="宋体" w:cs="等线"/>
          <w:sz w:val="24"/>
        </w:rPr>
        <w:t xml:space="preserve">注册地址： </w:t>
      </w:r>
    </w:p>
    <w:p w14:paraId="34E4D42F">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r>
        <w:rPr>
          <w:rFonts w:ascii="宋体" w:hAnsi="宋体" w:eastAsia="宋体" w:cs="等线"/>
          <w:sz w:val="24"/>
        </w:rPr>
        <w:cr/>
      </w:r>
      <w:r>
        <w:rPr>
          <w:rFonts w:ascii="宋体" w:hAnsi="宋体" w:eastAsia="宋体" w:cs="等线"/>
          <w:sz w:val="24"/>
        </w:rPr>
        <w:t>乙方：</w:t>
      </w:r>
      <w:r>
        <w:rPr>
          <w:rFonts w:hint="eastAsia" w:ascii="宋体" w:hAnsi="宋体" w:eastAsia="宋体" w:cs="等线"/>
          <w:sz w:val="24"/>
        </w:rPr>
        <w:t xml:space="preserve"> </w:t>
      </w:r>
      <w:r>
        <w:rPr>
          <w:rFonts w:ascii="宋体" w:hAnsi="宋体" w:eastAsia="宋体" w:cs="等线"/>
          <w:sz w:val="24"/>
        </w:rPr>
        <w:t xml:space="preserve">                 </w:t>
      </w:r>
    </w:p>
    <w:p w14:paraId="39D9C19F">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r>
        <w:rPr>
          <w:rFonts w:ascii="宋体" w:hAnsi="宋体" w:eastAsia="宋体" w:cs="等线"/>
          <w:sz w:val="24"/>
        </w:rPr>
        <w:t>联系电话：</w:t>
      </w:r>
    </w:p>
    <w:p w14:paraId="39D09A1E">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r>
        <w:rPr>
          <w:rFonts w:ascii="宋体" w:hAnsi="宋体" w:eastAsia="宋体" w:cs="等线"/>
          <w:sz w:val="24"/>
        </w:rPr>
        <w:t xml:space="preserve">证件名称：                    </w:t>
      </w:r>
      <w:r>
        <w:rPr>
          <w:rFonts w:hint="eastAsia" w:ascii="宋体" w:hAnsi="宋体" w:eastAsia="宋体" w:cs="等线"/>
          <w:sz w:val="24"/>
          <w:lang w:val="en-US" w:eastAsia="zh-CN"/>
        </w:rPr>
        <w:t xml:space="preserve">    </w:t>
      </w:r>
      <w:r>
        <w:rPr>
          <w:rFonts w:ascii="宋体" w:hAnsi="宋体" w:eastAsia="宋体" w:cs="等线"/>
          <w:sz w:val="24"/>
        </w:rPr>
        <w:t xml:space="preserve">证件号码：                </w:t>
      </w:r>
      <w:r>
        <w:rPr>
          <w:rFonts w:ascii="宋体" w:hAnsi="宋体" w:eastAsia="宋体" w:cs="等线"/>
          <w:sz w:val="24"/>
        </w:rPr>
        <w:cr/>
      </w:r>
      <w:r>
        <w:rPr>
          <w:rFonts w:ascii="宋体" w:hAnsi="宋体" w:eastAsia="宋体" w:cs="等线"/>
          <w:sz w:val="24"/>
        </w:rPr>
        <w:t>户籍地址：</w:t>
      </w:r>
      <w:r>
        <w:rPr>
          <w:rFonts w:hint="eastAsia" w:ascii="宋体" w:hAnsi="宋体" w:eastAsia="宋体" w:cs="等线"/>
          <w:sz w:val="24"/>
        </w:rPr>
        <w:t xml:space="preserve"> </w:t>
      </w:r>
      <w:r>
        <w:rPr>
          <w:rFonts w:ascii="宋体" w:hAnsi="宋体" w:eastAsia="宋体" w:cs="等线"/>
          <w:sz w:val="24"/>
        </w:rPr>
        <w:t xml:space="preserve">                            </w:t>
      </w:r>
    </w:p>
    <w:p w14:paraId="417A79FC">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r>
        <w:rPr>
          <w:rFonts w:ascii="宋体" w:hAnsi="宋体" w:eastAsia="宋体" w:cs="等线"/>
          <w:sz w:val="24"/>
        </w:rPr>
        <w:t xml:space="preserve">现居住地址： </w:t>
      </w:r>
    </w:p>
    <w:p w14:paraId="18B95DBC">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r>
        <w:rPr>
          <w:rFonts w:ascii="宋体" w:hAnsi="宋体" w:eastAsia="宋体" w:cs="等线"/>
          <w:sz w:val="24"/>
        </w:rPr>
        <w:t>个人电子邮箱：</w:t>
      </w:r>
      <w:r>
        <w:rPr>
          <w:rFonts w:hint="eastAsia" w:ascii="宋体" w:hAnsi="宋体" w:eastAsia="宋体" w:cs="等线"/>
          <w:sz w:val="24"/>
        </w:rPr>
        <w:t xml:space="preserve"> </w:t>
      </w:r>
      <w:r>
        <w:rPr>
          <w:rFonts w:ascii="宋体" w:hAnsi="宋体" w:eastAsia="宋体" w:cs="等线"/>
          <w:sz w:val="24"/>
        </w:rPr>
        <w:t xml:space="preserve">                  </w:t>
      </w:r>
      <w:r>
        <w:rPr>
          <w:rFonts w:hint="eastAsia" w:ascii="宋体" w:hAnsi="宋体" w:eastAsia="宋体" w:cs="等线"/>
          <w:sz w:val="24"/>
          <w:lang w:val="en-US" w:eastAsia="zh-CN"/>
        </w:rPr>
        <w:t xml:space="preserve"> </w:t>
      </w:r>
      <w:r>
        <w:rPr>
          <w:rFonts w:ascii="宋体" w:hAnsi="宋体" w:eastAsia="宋体" w:cs="等线"/>
          <w:sz w:val="24"/>
        </w:rPr>
        <w:t>企业邮箱：</w:t>
      </w:r>
    </w:p>
    <w:p w14:paraId="59BB4EAD">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sz w:val="24"/>
        </w:rPr>
      </w:pPr>
      <w:r>
        <w:rPr>
          <w:rFonts w:ascii="宋体" w:hAnsi="宋体" w:eastAsia="宋体" w:cs="等线"/>
          <w:sz w:val="24"/>
        </w:rPr>
        <w:t>紧急联系人姓名：</w:t>
      </w:r>
      <w:r>
        <w:rPr>
          <w:rFonts w:hint="eastAsia" w:ascii="宋体" w:hAnsi="宋体" w:eastAsia="宋体" w:cs="等线"/>
          <w:sz w:val="24"/>
        </w:rPr>
        <w:t xml:space="preserve"> </w:t>
      </w:r>
      <w:r>
        <w:rPr>
          <w:rFonts w:ascii="宋体" w:hAnsi="宋体" w:eastAsia="宋体" w:cs="等线"/>
          <w:sz w:val="24"/>
        </w:rPr>
        <w:t xml:space="preserve">                 紧急联系人电话：</w:t>
      </w:r>
    </w:p>
    <w:p w14:paraId="30EB8DC4">
      <w:pPr>
        <w:keepNext w:val="0"/>
        <w:keepLines w:val="0"/>
        <w:pageBreakBefore w:val="0"/>
        <w:kinsoku/>
        <w:wordWrap/>
        <w:overflowPunct/>
        <w:topLinePunct w:val="0"/>
        <w:autoSpaceDE/>
        <w:autoSpaceDN/>
        <w:bidi w:val="0"/>
        <w:adjustRightInd/>
        <w:snapToGrid/>
        <w:spacing w:line="360" w:lineRule="auto"/>
        <w:jc w:val="left"/>
        <w:rPr>
          <w:rFonts w:ascii="宋体" w:hAnsi="宋体" w:eastAsia="宋体" w:cs="等线"/>
          <w:b/>
          <w:bCs/>
          <w:sz w:val="24"/>
        </w:rPr>
      </w:pPr>
      <w:r>
        <w:rPr>
          <w:rFonts w:ascii="宋体" w:hAnsi="宋体" w:eastAsia="宋体" w:cs="等线"/>
          <w:b/>
          <w:bCs/>
          <w:sz w:val="24"/>
        </w:rPr>
        <w:t>注：</w:t>
      </w:r>
    </w:p>
    <w:p w14:paraId="00B8BCDB">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1.</w:t>
      </w:r>
      <w:r>
        <w:rPr>
          <w:rFonts w:hint="eastAsia" w:ascii="宋体" w:hAnsi="宋体" w:eastAsia="宋体" w:cs="等线"/>
          <w:sz w:val="24"/>
        </w:rPr>
        <w:t>乙方保证以上信息真实有效</w:t>
      </w:r>
      <w:r>
        <w:rPr>
          <w:rFonts w:ascii="宋体" w:hAnsi="宋体" w:eastAsia="宋体" w:cs="等线"/>
          <w:sz w:val="24"/>
        </w:rPr>
        <w:t>，如有变动，须在变更后3个工作日内书面告知甲方人力资源部门。</w:t>
      </w:r>
    </w:p>
    <w:p w14:paraId="4769FBA3">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2.乙方确认上述地址同时作为司法送达地址。</w:t>
      </w:r>
    </w:p>
    <w:p w14:paraId="1787F64A">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3.乙方上述个人电子邮箱地址和企业邮箱地址，同时作为甲方规章制度的公示地址之一，乙方有义务定期查收、仔细阅读并认真执行。</w:t>
      </w:r>
    </w:p>
    <w:p w14:paraId="43531D97">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Change w:id="0" w:author="夏律师团队" w:date="2026-06-12T15:16:07Z">
          <w:pPr>
            <w:keepNext w:val="0"/>
            <w:keepLines w:val="0"/>
            <w:pageBreakBefore w:val="0"/>
            <w:kinsoku/>
            <w:wordWrap/>
            <w:overflowPunct/>
            <w:topLinePunct w:val="0"/>
            <w:autoSpaceDE/>
            <w:autoSpaceDN/>
            <w:bidi w:val="0"/>
            <w:adjustRightInd/>
            <w:snapToGrid/>
            <w:spacing w:line="360" w:lineRule="auto"/>
            <w:ind w:firstLine="480" w:firstLineChars="200"/>
            <w:jc w:val="left"/>
          </w:pPr>
        </w:pPrChange>
      </w:pPr>
      <w:r>
        <w:rPr>
          <w:rFonts w:ascii="宋体" w:hAnsi="宋体" w:eastAsia="宋体" w:cs="等线"/>
          <w:sz w:val="24"/>
        </w:rPr>
        <w:t>4.乙方确认，在本合同及其附属相关协议（包括但不限于《保密及知识产权协议》、《竞业限制协议》)的执行过程中，甲方可以采取</w:t>
      </w:r>
      <w:ins w:id="1" w:author="夏律师团队" w:date="2026-06-12T14:38:17Z">
        <w:r>
          <w:rPr>
            <w:rFonts w:hint="eastAsia" w:ascii="宋体" w:hAnsi="宋体" w:eastAsia="宋体" w:cs="等线"/>
            <w:sz w:val="24"/>
            <w:lang w:val="en-US" w:eastAsia="zh-CN"/>
          </w:rPr>
          <w:t>E</w:t>
        </w:r>
      </w:ins>
      <w:ins w:id="2" w:author="夏律师团队" w:date="2026-06-12T14:38:18Z">
        <w:r>
          <w:rPr>
            <w:rFonts w:hint="eastAsia" w:ascii="宋体" w:hAnsi="宋体" w:eastAsia="宋体" w:cs="等线"/>
            <w:sz w:val="24"/>
            <w:lang w:val="en-US" w:eastAsia="zh-CN"/>
          </w:rPr>
          <w:t>MS</w:t>
        </w:r>
      </w:ins>
      <w:ins w:id="3" w:author="夏律师团队" w:date="2026-06-12T14:38:28Z">
        <w:r>
          <w:rPr>
            <w:rFonts w:hint="eastAsia" w:ascii="宋体" w:hAnsi="宋体" w:eastAsia="宋体" w:cs="等线"/>
            <w:sz w:val="24"/>
            <w:lang w:val="en-US" w:eastAsia="zh-CN"/>
          </w:rPr>
          <w:t>、</w:t>
        </w:r>
      </w:ins>
      <w:ins w:id="4" w:author="夏律师团队" w:date="2026-06-12T14:38:32Z">
        <w:r>
          <w:rPr>
            <w:rFonts w:hint="eastAsia" w:ascii="宋体" w:hAnsi="宋体" w:eastAsia="宋体" w:cs="等线"/>
            <w:sz w:val="24"/>
            <w:lang w:val="en-US" w:eastAsia="zh-CN"/>
          </w:rPr>
          <w:t>电子邮件等</w:t>
        </w:r>
      </w:ins>
      <w:r>
        <w:rPr>
          <w:rFonts w:ascii="宋体" w:hAnsi="宋体" w:eastAsia="宋体" w:cs="等线"/>
          <w:sz w:val="24"/>
        </w:rPr>
        <w:t>方式向乙方发出通知，并视为送达</w:t>
      </w:r>
      <w:ins w:id="5" w:author="夏律师团队" w:date="2026-06-12T14:38:36Z">
        <w:r>
          <w:rPr>
            <w:rFonts w:hint="eastAsia" w:ascii="宋体" w:hAnsi="宋体" w:eastAsia="宋体" w:cs="等线"/>
            <w:sz w:val="24"/>
            <w:lang w:eastAsia="zh-CN"/>
          </w:rPr>
          <w:t>。</w:t>
        </w:r>
      </w:ins>
      <w:r>
        <w:rPr>
          <w:rFonts w:hint="eastAsia" w:ascii="宋体" w:hAnsi="宋体" w:eastAsia="宋体" w:cs="等线"/>
          <w:sz w:val="24"/>
        </w:rPr>
        <w:t>乙方变更已提供给公司的通讯地址、手机、固定电话、电子邮箱等联系方式时，应当于变更发生之日起(10)日内书面通知甲方，否则，甲方仍按原通讯方式或乙方最后一次告知公司的通信方式向乙方送达文件后，视为己送达。</w:t>
      </w:r>
      <w:r>
        <w:rPr>
          <w:rFonts w:ascii="宋体" w:hAnsi="宋体" w:eastAsia="宋体" w:cs="等线"/>
          <w:sz w:val="24"/>
        </w:rPr>
        <w:cr/>
      </w:r>
    </w:p>
    <w:p w14:paraId="22A223D1">
      <w:pPr>
        <w:keepNext w:val="0"/>
        <w:keepLines w:val="0"/>
        <w:pageBreakBefore w:val="0"/>
        <w:kinsoku/>
        <w:wordWrap/>
        <w:overflowPunct/>
        <w:topLinePunct w:val="0"/>
        <w:autoSpaceDE/>
        <w:autoSpaceDN/>
        <w:bidi w:val="0"/>
        <w:adjustRightInd/>
        <w:snapToGrid/>
        <w:spacing w:line="360" w:lineRule="auto"/>
        <w:jc w:val="center"/>
        <w:rPr>
          <w:rFonts w:ascii="宋体" w:hAnsi="宋体" w:eastAsia="宋体" w:cs="等线"/>
          <w:b/>
          <w:bCs/>
          <w:sz w:val="24"/>
        </w:rPr>
      </w:pPr>
      <w:r>
        <w:rPr>
          <w:rFonts w:ascii="宋体" w:hAnsi="宋体" w:eastAsia="宋体" w:cs="等线"/>
          <w:b/>
          <w:bCs/>
          <w:sz w:val="24"/>
        </w:rPr>
        <w:t>一、劳动合同期限及试用期限</w:t>
      </w:r>
    </w:p>
    <w:p w14:paraId="637C2FF7">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b/>
          <w:bCs/>
          <w:sz w:val="24"/>
        </w:rPr>
      </w:pPr>
    </w:p>
    <w:p w14:paraId="575C1EBA">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b/>
          <w:bCs/>
          <w:sz w:val="24"/>
        </w:rPr>
      </w:pPr>
      <w:r>
        <w:rPr>
          <w:rFonts w:ascii="宋体" w:hAnsi="宋体" w:eastAsia="宋体" w:cs="等线"/>
          <w:b/>
          <w:bCs/>
          <w:sz w:val="24"/>
        </w:rPr>
        <w:t>第一条</w:t>
      </w:r>
      <w:r>
        <w:rPr>
          <w:rFonts w:hint="eastAsia" w:ascii="宋体" w:hAnsi="宋体" w:eastAsia="宋体" w:cs="等线"/>
          <w:b/>
          <w:bCs/>
          <w:sz w:val="24"/>
        </w:rPr>
        <w:t xml:space="preserve"> </w:t>
      </w:r>
      <w:r>
        <w:rPr>
          <w:rFonts w:ascii="宋体" w:hAnsi="宋体" w:eastAsia="宋体" w:cs="等线"/>
          <w:sz w:val="24"/>
        </w:rPr>
        <w:t>甲、乙双方劳动合同期限及试用期限</w:t>
      </w:r>
    </w:p>
    <w:p w14:paraId="5EC6CB89">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(一)劳动合同期限</w:t>
      </w:r>
    </w:p>
    <w:p w14:paraId="50DB53ED">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甲、乙双方选择以下第</w:t>
      </w:r>
      <w:r>
        <w:rPr>
          <w:rFonts w:ascii="宋体" w:hAnsi="宋体" w:eastAsia="宋体" w:cs="等线"/>
          <w:sz w:val="24"/>
          <w:u w:val="single"/>
        </w:rPr>
        <w:t xml:space="preserve">     </w:t>
      </w:r>
      <w:r>
        <w:rPr>
          <w:rFonts w:ascii="宋体" w:hAnsi="宋体" w:eastAsia="宋体" w:cs="等线"/>
          <w:sz w:val="24"/>
        </w:rPr>
        <w:t>种合同期限：</w:t>
      </w:r>
    </w:p>
    <w:p w14:paraId="1CB00A1B">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1.固定期限，合同期从</w:t>
      </w:r>
      <w:r>
        <w:rPr>
          <w:rFonts w:ascii="宋体" w:hAnsi="宋体" w:eastAsia="宋体" w:cs="等线"/>
          <w:sz w:val="24"/>
          <w:u w:val="single"/>
        </w:rPr>
        <w:t xml:space="preserve">     </w:t>
      </w:r>
      <w:r>
        <w:rPr>
          <w:rFonts w:ascii="宋体" w:hAnsi="宋体" w:eastAsia="宋体" w:cs="等线"/>
          <w:sz w:val="24"/>
        </w:rPr>
        <w:t xml:space="preserve">年 </w:t>
      </w:r>
      <w:r>
        <w:rPr>
          <w:rFonts w:ascii="宋体" w:hAnsi="宋体" w:eastAsia="宋体" w:cs="等线"/>
          <w:sz w:val="24"/>
          <w:u w:val="single"/>
        </w:rPr>
        <w:t xml:space="preserve">    </w:t>
      </w:r>
      <w:r>
        <w:rPr>
          <w:rFonts w:ascii="宋体" w:hAnsi="宋体" w:eastAsia="宋体" w:cs="等线"/>
          <w:sz w:val="24"/>
        </w:rPr>
        <w:t xml:space="preserve">月 </w:t>
      </w:r>
      <w:r>
        <w:rPr>
          <w:rFonts w:ascii="宋体" w:hAnsi="宋体" w:eastAsia="宋体" w:cs="等线"/>
          <w:sz w:val="24"/>
          <w:u w:val="single"/>
        </w:rPr>
        <w:t xml:space="preserve">    </w:t>
      </w:r>
      <w:r>
        <w:rPr>
          <w:rFonts w:ascii="宋体" w:hAnsi="宋体" w:eastAsia="宋体" w:cs="等线"/>
          <w:sz w:val="24"/>
        </w:rPr>
        <w:t>日起至</w:t>
      </w:r>
      <w:r>
        <w:rPr>
          <w:rFonts w:ascii="宋体" w:hAnsi="宋体" w:eastAsia="宋体" w:cs="等线"/>
          <w:sz w:val="24"/>
          <w:u w:val="single"/>
        </w:rPr>
        <w:t xml:space="preserve">    </w:t>
      </w:r>
      <w:r>
        <w:rPr>
          <w:rFonts w:ascii="宋体" w:hAnsi="宋体" w:eastAsia="宋体" w:cs="等线"/>
          <w:sz w:val="24"/>
        </w:rPr>
        <w:t>年</w:t>
      </w:r>
      <w:r>
        <w:rPr>
          <w:rFonts w:ascii="宋体" w:hAnsi="宋体" w:eastAsia="宋体" w:cs="等线"/>
          <w:sz w:val="24"/>
          <w:u w:val="single"/>
        </w:rPr>
        <w:t xml:space="preserve">    </w:t>
      </w:r>
      <w:r>
        <w:rPr>
          <w:rFonts w:ascii="宋体" w:hAnsi="宋体" w:eastAsia="宋体" w:cs="等线"/>
          <w:sz w:val="24"/>
        </w:rPr>
        <w:t xml:space="preserve">月 </w:t>
      </w:r>
      <w:r>
        <w:rPr>
          <w:rFonts w:ascii="宋体" w:hAnsi="宋体" w:eastAsia="宋体" w:cs="等线"/>
          <w:sz w:val="24"/>
          <w:u w:val="single"/>
        </w:rPr>
        <w:t xml:space="preserve">    </w:t>
      </w:r>
      <w:r>
        <w:rPr>
          <w:rFonts w:ascii="宋体" w:hAnsi="宋体" w:eastAsia="宋体" w:cs="等线"/>
          <w:sz w:val="24"/>
        </w:rPr>
        <w:t>日止，本合同期满，双方的劳动关系自然终止；甲乙双方经过协商同意，可以续订劳动合同。</w:t>
      </w:r>
    </w:p>
    <w:p w14:paraId="6490E04E">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2.无固定期限，合同期从</w:t>
      </w:r>
      <w:r>
        <w:rPr>
          <w:rFonts w:ascii="宋体" w:hAnsi="宋体" w:eastAsia="宋体" w:cs="等线"/>
          <w:sz w:val="24"/>
          <w:u w:val="single"/>
        </w:rPr>
        <w:t xml:space="preserve">     </w:t>
      </w:r>
      <w:r>
        <w:rPr>
          <w:rFonts w:ascii="宋体" w:hAnsi="宋体" w:eastAsia="宋体" w:cs="等线"/>
          <w:sz w:val="24"/>
        </w:rPr>
        <w:t xml:space="preserve">年 </w:t>
      </w:r>
      <w:r>
        <w:rPr>
          <w:rFonts w:ascii="宋体" w:hAnsi="宋体" w:eastAsia="宋体" w:cs="等线"/>
          <w:sz w:val="24"/>
          <w:u w:val="single"/>
        </w:rPr>
        <w:t xml:space="preserve">     </w:t>
      </w:r>
      <w:r>
        <w:rPr>
          <w:rFonts w:ascii="宋体" w:hAnsi="宋体" w:eastAsia="宋体" w:cs="等线"/>
          <w:sz w:val="24"/>
        </w:rPr>
        <w:t xml:space="preserve">月 </w:t>
      </w:r>
      <w:r>
        <w:rPr>
          <w:rFonts w:ascii="宋体" w:hAnsi="宋体" w:eastAsia="宋体" w:cs="等线"/>
          <w:sz w:val="24"/>
          <w:u w:val="single"/>
        </w:rPr>
        <w:t xml:space="preserve">     </w:t>
      </w:r>
      <w:r>
        <w:rPr>
          <w:rFonts w:ascii="宋体" w:hAnsi="宋体" w:eastAsia="宋体" w:cs="等线"/>
          <w:sz w:val="24"/>
        </w:rPr>
        <w:t>日起。</w:t>
      </w:r>
    </w:p>
    <w:p w14:paraId="0CF3AA56">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3.以完成</w:t>
      </w:r>
      <w:r>
        <w:rPr>
          <w:rFonts w:ascii="宋体" w:hAnsi="宋体" w:eastAsia="宋体" w:cs="等线"/>
          <w:sz w:val="24"/>
          <w:u w:val="single"/>
        </w:rPr>
        <w:t xml:space="preserve">                                     </w:t>
      </w:r>
      <w:r>
        <w:rPr>
          <w:rFonts w:ascii="宋体" w:hAnsi="宋体" w:eastAsia="宋体" w:cs="等线"/>
          <w:sz w:val="24"/>
        </w:rPr>
        <w:t>工作任务为期限，该项工作的完成标志是：</w:t>
      </w:r>
      <w:r>
        <w:rPr>
          <w:rFonts w:hint="eastAsia" w:ascii="宋体" w:hAnsi="宋体" w:eastAsia="宋体" w:cs="等线"/>
          <w:sz w:val="24"/>
          <w:u w:val="single"/>
        </w:rPr>
        <w:t xml:space="preserve"> </w:t>
      </w:r>
      <w:r>
        <w:rPr>
          <w:rFonts w:ascii="宋体" w:hAnsi="宋体" w:eastAsia="宋体" w:cs="等线"/>
          <w:sz w:val="24"/>
          <w:u w:val="single"/>
        </w:rPr>
        <w:t xml:space="preserve">                                       </w:t>
      </w:r>
      <w:r>
        <w:rPr>
          <w:rFonts w:hint="eastAsia" w:ascii="宋体" w:hAnsi="宋体" w:eastAsia="宋体" w:cs="等线"/>
          <w:sz w:val="24"/>
        </w:rPr>
        <w:t>。</w:t>
      </w:r>
    </w:p>
    <w:p w14:paraId="6D9DDCA6">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color w:val="FF0000"/>
          <w:sz w:val="24"/>
        </w:rPr>
      </w:pPr>
      <w:commentRangeStart w:id="0"/>
      <w:r>
        <w:rPr>
          <w:rFonts w:ascii="宋体" w:hAnsi="宋体" w:eastAsia="宋体" w:cs="等线"/>
          <w:color w:val="FF0000"/>
          <w:sz w:val="24"/>
        </w:rPr>
        <w:t>劳动合同期满甲乙双方未提出终止劳动合同或者重新续订劳动合同，乙方继续在甲方工作的视为原劳动合同自动以</w:t>
      </w:r>
      <w:ins w:id="6" w:author="夏律师团队" w:date="2026-06-12T14:39:30Z">
        <w:r>
          <w:rPr>
            <w:rFonts w:hint="eastAsia" w:ascii="宋体" w:hAnsi="宋体" w:eastAsia="宋体" w:cs="等线"/>
            <w:color w:val="FF0000"/>
            <w:sz w:val="24"/>
            <w:lang w:val="en-US" w:eastAsia="zh-CN"/>
          </w:rPr>
          <w:t>3</w:t>
        </w:r>
      </w:ins>
      <w:ins w:id="7" w:author="夏律师团队" w:date="2026-06-12T14:39:32Z">
        <w:r>
          <w:rPr>
            <w:rFonts w:hint="eastAsia" w:ascii="宋体" w:hAnsi="宋体" w:eastAsia="宋体" w:cs="等线"/>
            <w:color w:val="FF0000"/>
            <w:sz w:val="24"/>
            <w:lang w:val="en-US" w:eastAsia="zh-CN"/>
          </w:rPr>
          <w:t>年</w:t>
        </w:r>
      </w:ins>
      <w:r>
        <w:rPr>
          <w:rFonts w:ascii="宋体" w:hAnsi="宋体" w:eastAsia="宋体" w:cs="等线"/>
          <w:color w:val="FF0000"/>
          <w:sz w:val="24"/>
        </w:rPr>
        <w:t>期限</w:t>
      </w:r>
      <w:ins w:id="8" w:author="夏律师团队" w:date="2026-06-12T14:39:43Z">
        <w:r>
          <w:rPr>
            <w:rFonts w:hint="eastAsia" w:ascii="宋体" w:hAnsi="宋体" w:eastAsia="宋体" w:cs="等线"/>
            <w:color w:val="FF0000"/>
            <w:sz w:val="24"/>
            <w:lang w:val="en-US" w:eastAsia="zh-CN"/>
          </w:rPr>
          <w:t>和</w:t>
        </w:r>
      </w:ins>
      <w:r>
        <w:rPr>
          <w:rFonts w:hint="eastAsia" w:ascii="宋体" w:hAnsi="宋体" w:eastAsia="宋体" w:cs="等线"/>
          <w:color w:val="FF0000"/>
          <w:sz w:val="24"/>
          <w:lang w:val="en-US" w:eastAsia="zh-CN"/>
        </w:rPr>
        <w:t>原条件</w:t>
      </w:r>
      <w:r>
        <w:rPr>
          <w:rFonts w:ascii="宋体" w:hAnsi="宋体" w:eastAsia="宋体" w:cs="等线"/>
          <w:color w:val="FF0000"/>
          <w:sz w:val="24"/>
        </w:rPr>
        <w:t>续订；乙方满足《劳动合同法》及相关法律法规规定的应当签署无固定期限劳动合同条件的，则双方劳动合同延续为无固定期限劳动合同。</w:t>
      </w:r>
      <w:commentRangeEnd w:id="0"/>
      <w:r>
        <w:commentReference w:id="0"/>
      </w:r>
    </w:p>
    <w:p w14:paraId="0716858B">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(二)试用期限</w:t>
      </w:r>
    </w:p>
    <w:p w14:paraId="3285D4A5">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1.乙方试用期为</w:t>
      </w:r>
      <w:r>
        <w:rPr>
          <w:rFonts w:ascii="宋体" w:hAnsi="宋体" w:eastAsia="宋体" w:cs="等线"/>
          <w:sz w:val="24"/>
          <w:u w:val="single"/>
        </w:rPr>
        <w:t xml:space="preserve">   </w:t>
      </w:r>
      <w:r>
        <w:rPr>
          <w:rFonts w:ascii="宋体" w:hAnsi="宋体" w:eastAsia="宋体" w:cs="等线"/>
          <w:sz w:val="24"/>
        </w:rPr>
        <w:t>个月（试用期至</w:t>
      </w:r>
      <w:r>
        <w:rPr>
          <w:rFonts w:ascii="宋体" w:hAnsi="宋体" w:eastAsia="宋体" w:cs="等线"/>
          <w:sz w:val="24"/>
          <w:u w:val="single"/>
        </w:rPr>
        <w:t xml:space="preserve">     </w:t>
      </w:r>
      <w:r>
        <w:rPr>
          <w:rFonts w:ascii="宋体" w:hAnsi="宋体" w:eastAsia="宋体" w:cs="等线"/>
          <w:sz w:val="24"/>
        </w:rPr>
        <w:t>年</w:t>
      </w:r>
      <w:r>
        <w:rPr>
          <w:rFonts w:ascii="宋体" w:hAnsi="宋体" w:eastAsia="宋体" w:cs="等线"/>
          <w:sz w:val="24"/>
          <w:u w:val="single"/>
        </w:rPr>
        <w:t xml:space="preserve">     </w:t>
      </w:r>
      <w:r>
        <w:rPr>
          <w:rFonts w:ascii="宋体" w:hAnsi="宋体" w:eastAsia="宋体" w:cs="等线"/>
          <w:sz w:val="24"/>
        </w:rPr>
        <w:t>月</w:t>
      </w:r>
      <w:r>
        <w:rPr>
          <w:rFonts w:ascii="宋体" w:hAnsi="宋体" w:eastAsia="宋体" w:cs="等线"/>
          <w:sz w:val="24"/>
          <w:u w:val="single"/>
        </w:rPr>
        <w:t xml:space="preserve">     </w:t>
      </w:r>
      <w:r>
        <w:rPr>
          <w:rFonts w:ascii="宋体" w:hAnsi="宋体" w:eastAsia="宋体" w:cs="等线"/>
          <w:sz w:val="24"/>
        </w:rPr>
        <w:t>日止）。</w:t>
      </w:r>
    </w:p>
    <w:p w14:paraId="30AD20C2">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2.乙方经试用期考核符合录用条件的，经批准可予以转正，如乙方在试用期内不符合录用条件，乙方同意甲方解除劳动合同且无需支付经济补偿金。</w:t>
      </w:r>
    </w:p>
    <w:p w14:paraId="6E4DB2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等线"/>
          <w:sz w:val="24"/>
        </w:rPr>
      </w:pPr>
      <w:r>
        <w:rPr>
          <w:rFonts w:ascii="宋体" w:hAnsi="宋体" w:eastAsia="宋体" w:cs="等线"/>
          <w:sz w:val="24"/>
        </w:rPr>
        <w:t>3.在试用期内，如乙方解除本合同，需提前三日书面通知甲方。</w:t>
      </w:r>
    </w:p>
    <w:p w14:paraId="5600DF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等线"/>
          <w:sz w:val="24"/>
        </w:rPr>
      </w:pPr>
    </w:p>
    <w:p w14:paraId="6841B514">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center"/>
        <w:textAlignment w:val="auto"/>
        <w:rPr>
          <w:rFonts w:ascii="宋体" w:hAnsi="宋体" w:eastAsia="宋体" w:cs="等线"/>
          <w:b/>
          <w:bCs/>
          <w:sz w:val="24"/>
        </w:rPr>
      </w:pPr>
      <w:r>
        <w:rPr>
          <w:rFonts w:ascii="宋体" w:hAnsi="宋体" w:eastAsia="宋体" w:cs="等线"/>
          <w:b/>
          <w:bCs/>
          <w:sz w:val="24"/>
        </w:rPr>
        <w:t>工作内容和工作地点</w:t>
      </w:r>
    </w:p>
    <w:p w14:paraId="60C56E1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ascii="宋体" w:hAnsi="宋体" w:eastAsia="宋体" w:cs="等线"/>
          <w:b/>
          <w:bCs/>
          <w:sz w:val="24"/>
        </w:rPr>
      </w:pPr>
    </w:p>
    <w:p w14:paraId="7FB47D5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ascii="宋体" w:hAnsi="宋体" w:eastAsia="宋体" w:cs="等线"/>
          <w:sz w:val="24"/>
        </w:rPr>
      </w:pPr>
      <w:r>
        <w:rPr>
          <w:rFonts w:ascii="宋体" w:hAnsi="宋体" w:eastAsia="宋体" w:cs="等线"/>
          <w:b/>
          <w:bCs/>
          <w:sz w:val="24"/>
        </w:rPr>
        <w:t>第二条</w:t>
      </w:r>
      <w:r>
        <w:rPr>
          <w:rFonts w:hint="eastAsia" w:ascii="宋体" w:hAnsi="宋体" w:eastAsia="宋体" w:cs="等线"/>
          <w:sz w:val="24"/>
        </w:rPr>
        <w:t xml:space="preserve"> </w:t>
      </w:r>
      <w:r>
        <w:rPr>
          <w:rFonts w:ascii="宋体" w:hAnsi="宋体" w:eastAsia="宋体" w:cs="等线"/>
          <w:sz w:val="24"/>
        </w:rPr>
        <w:t>乙方同意根据甲方工作需要，</w:t>
      </w:r>
      <w:commentRangeStart w:id="1"/>
      <w:r>
        <w:rPr>
          <w:rFonts w:ascii="宋体" w:hAnsi="宋体" w:eastAsia="宋体" w:cs="等线"/>
          <w:sz w:val="24"/>
        </w:rPr>
        <w:t>担任</w:t>
      </w:r>
      <w:r>
        <w:rPr>
          <w:rFonts w:hint="eastAsia" w:ascii="宋体" w:hAnsi="宋体" w:eastAsia="宋体" w:cs="等线"/>
          <w:sz w:val="24"/>
          <w:u w:val="single"/>
        </w:rPr>
        <w:t xml:space="preserve"> </w:t>
      </w:r>
      <w:r>
        <w:rPr>
          <w:rFonts w:ascii="宋体" w:hAnsi="宋体" w:eastAsia="宋体" w:cs="等线"/>
          <w:sz w:val="24"/>
          <w:u w:val="single"/>
        </w:rPr>
        <w:t xml:space="preserve">             </w:t>
      </w:r>
      <w:r>
        <w:rPr>
          <w:rFonts w:ascii="宋体" w:hAnsi="宋体" w:eastAsia="宋体" w:cs="等线"/>
          <w:sz w:val="24"/>
        </w:rPr>
        <w:t>的工作</w:t>
      </w:r>
      <w:commentRangeEnd w:id="1"/>
      <w:r>
        <w:commentReference w:id="1"/>
      </w:r>
      <w:r>
        <w:rPr>
          <w:rFonts w:ascii="宋体" w:hAnsi="宋体" w:eastAsia="宋体" w:cs="等线"/>
          <w:sz w:val="24"/>
        </w:rPr>
        <w:t>，岗位详见《</w:t>
      </w:r>
      <w:r>
        <w:rPr>
          <w:rFonts w:hint="eastAsia" w:ascii="宋体" w:hAnsi="宋体" w:eastAsia="宋体" w:cs="等线"/>
          <w:sz w:val="24"/>
          <w:lang w:val="en-US" w:eastAsia="zh-CN"/>
        </w:rPr>
        <w:t>岗位职责书</w:t>
      </w:r>
      <w:r>
        <w:rPr>
          <w:rFonts w:ascii="宋体" w:hAnsi="宋体" w:eastAsia="宋体" w:cs="等线"/>
          <w:sz w:val="24"/>
        </w:rPr>
        <w:t>》。乙方应按照甲方的要求，认真履行岗位工作职责，按时、保质、保量完成相应的工作，并达到工作标准。乙方同意接受甲方按照制度进行绩效考核，认可考核结果将作为调整乙方岗位、薪酬及判定乙方是否胜任工作的依据。乙方接受甲方的临时工作安排。</w:t>
      </w:r>
    </w:p>
    <w:p w14:paraId="3E911D4F">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第三条</w:t>
      </w:r>
      <w:r>
        <w:rPr>
          <w:rFonts w:hint="eastAsia" w:ascii="宋体" w:hAnsi="宋体" w:eastAsia="宋体" w:cs="等线"/>
          <w:sz w:val="24"/>
        </w:rPr>
        <w:t xml:space="preserve"> </w:t>
      </w:r>
      <w:r>
        <w:rPr>
          <w:rFonts w:ascii="宋体" w:hAnsi="宋体" w:eastAsia="宋体" w:cs="等线"/>
          <w:sz w:val="24"/>
        </w:rPr>
        <w:t>乙方的常规工作地点为</w:t>
      </w:r>
      <w:r>
        <w:rPr>
          <w:rFonts w:hint="eastAsia" w:ascii="宋体" w:hAnsi="宋体" w:eastAsia="宋体" w:cs="等线"/>
          <w:sz w:val="24"/>
          <w:u w:val="single"/>
        </w:rPr>
        <w:t xml:space="preserve"> </w:t>
      </w:r>
      <w:r>
        <w:rPr>
          <w:rFonts w:ascii="宋体" w:hAnsi="宋体" w:eastAsia="宋体" w:cs="等线"/>
          <w:sz w:val="24"/>
          <w:u w:val="single"/>
        </w:rPr>
        <w:t xml:space="preserve">           </w:t>
      </w:r>
      <w:r>
        <w:rPr>
          <w:rFonts w:hint="eastAsia" w:ascii="宋体" w:hAnsi="宋体" w:eastAsia="宋体" w:cs="等线"/>
          <w:sz w:val="24"/>
        </w:rPr>
        <w:t>。</w:t>
      </w:r>
      <w:r>
        <w:rPr>
          <w:rFonts w:ascii="宋体" w:hAnsi="宋体" w:eastAsia="宋体" w:cs="等线"/>
          <w:sz w:val="24"/>
        </w:rPr>
        <w:t>乙方明确知晓甲方是业务覆盖全国各地的公司，乙方愿意接受甲方对工作地点变化的安排，甲方可安排乙方到前述工作地点以外的地区公出及长、短期出差，</w:t>
      </w:r>
      <w:commentRangeStart w:id="2"/>
      <w:r>
        <w:rPr>
          <w:rFonts w:hint="eastAsia" w:ascii="宋体" w:hAnsi="宋体" w:eastAsia="宋体" w:cs="等线"/>
          <w:sz w:val="24"/>
        </w:rPr>
        <w:t>或</w:t>
      </w:r>
      <w:r>
        <w:rPr>
          <w:rFonts w:ascii="宋体" w:hAnsi="宋体" w:eastAsia="宋体" w:cs="等线"/>
          <w:sz w:val="24"/>
        </w:rPr>
        <w:t>安排乙方在甲方及其直接或间接控制的全国范围内的子公司或分支机构派驻工作</w:t>
      </w:r>
      <w:r>
        <w:rPr>
          <w:rFonts w:hint="eastAsia" w:ascii="宋体" w:hAnsi="宋体" w:eastAsia="宋体" w:cs="等线"/>
          <w:sz w:val="24"/>
        </w:rPr>
        <w:t>，上</w:t>
      </w:r>
      <w:r>
        <w:rPr>
          <w:rFonts w:ascii="宋体" w:hAnsi="宋体" w:eastAsia="宋体" w:cs="等线"/>
          <w:sz w:val="24"/>
        </w:rPr>
        <w:t>述情况不能视为工作地点的变更，乙方应服从甲方的安排。</w:t>
      </w:r>
      <w:commentRangeEnd w:id="2"/>
      <w:r>
        <w:commentReference w:id="2"/>
      </w:r>
      <w:r>
        <w:rPr>
          <w:rFonts w:ascii="宋体" w:hAnsi="宋体" w:eastAsia="宋体" w:cs="等线"/>
          <w:sz w:val="24"/>
        </w:rPr>
        <w:t>乙方同意甲方因生产经营方式或组织、人事架构发生变化，致使乙方工作地点变更，乙方愿意服从甲方的安排。</w:t>
      </w:r>
    </w:p>
    <w:p w14:paraId="2CBEC240">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第四条</w:t>
      </w:r>
      <w:r>
        <w:rPr>
          <w:rFonts w:hint="eastAsia" w:ascii="宋体" w:hAnsi="宋体" w:eastAsia="宋体" w:cs="等线"/>
          <w:sz w:val="24"/>
        </w:rPr>
        <w:t xml:space="preserve"> </w:t>
      </w:r>
      <w:r>
        <w:rPr>
          <w:rFonts w:ascii="宋体" w:hAnsi="宋体" w:eastAsia="宋体" w:cs="等线"/>
          <w:sz w:val="24"/>
        </w:rPr>
        <w:t>在本合同有效期内，甲方可根据本单位经营或工作上的需要或乙方的工作能力、业绩，调整乙方的上述工作岗位或地点，包括但不限于对乙方工作内容或工作地点的改变、升职、平级调职、降职等，也包括虽然职位或岗位不变但工作内容、职责或范围改变的情形。</w:t>
      </w:r>
    </w:p>
    <w:p w14:paraId="2708E2C2">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第五条</w:t>
      </w:r>
      <w:r>
        <w:rPr>
          <w:rFonts w:hint="eastAsia" w:ascii="宋体" w:hAnsi="宋体" w:eastAsia="宋体" w:cs="等线"/>
          <w:sz w:val="24"/>
        </w:rPr>
        <w:t xml:space="preserve"> </w:t>
      </w:r>
      <w:r>
        <w:rPr>
          <w:rFonts w:ascii="宋体" w:hAnsi="宋体" w:eastAsia="宋体" w:cs="等线"/>
          <w:sz w:val="24"/>
        </w:rPr>
        <w:t>乙方同意，有下列情况之一时，甲方可将乙方的工作岗位进行调</w:t>
      </w:r>
      <w:r>
        <w:rPr>
          <w:rFonts w:hint="eastAsia" w:ascii="宋体" w:hAnsi="宋体" w:eastAsia="宋体" w:cs="等线"/>
          <w:sz w:val="24"/>
        </w:rPr>
        <w:t>整：</w:t>
      </w:r>
    </w:p>
    <w:p w14:paraId="0C190DBC">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(一)因公司项目完成或撤销、部门撤销、岗位合并等变化，导致不能安排原岗位工作的；</w:t>
      </w:r>
    </w:p>
    <w:p w14:paraId="56101E8D">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(二)员工不论何种原因连续一个月以上未能到岗上班，公司已安排其他人员替补，员工重新到岗的；</w:t>
      </w:r>
    </w:p>
    <w:p w14:paraId="4B417BD8">
      <w:pPr>
        <w:keepNext w:val="0"/>
        <w:keepLines w:val="0"/>
        <w:pageBreakBefore w:val="0"/>
        <w:kinsoku/>
        <w:wordWrap/>
        <w:overflowPunct/>
        <w:topLinePunct w:val="0"/>
        <w:autoSpaceDE/>
        <w:autoSpaceDN/>
        <w:bidi w:val="0"/>
        <w:adjustRightInd/>
        <w:snapToGrid/>
        <w:spacing w:line="360" w:lineRule="auto"/>
        <w:ind w:firstLine="480" w:firstLineChars="200"/>
        <w:rPr>
          <w:ins w:id="9" w:author="夏律师团队" w:date="2026-06-12T16:47:58Z"/>
          <w:rFonts w:ascii="宋体" w:hAnsi="宋体" w:eastAsia="宋体" w:cs="等线"/>
          <w:sz w:val="24"/>
        </w:rPr>
      </w:pPr>
      <w:r>
        <w:rPr>
          <w:rFonts w:ascii="宋体" w:hAnsi="宋体" w:eastAsia="宋体" w:cs="等线"/>
          <w:sz w:val="24"/>
        </w:rPr>
        <w:t>(三)</w:t>
      </w:r>
      <w:r>
        <w:rPr>
          <w:rFonts w:hint="eastAsia" w:ascii="宋体" w:hAnsi="宋体" w:eastAsia="宋体" w:cs="等线"/>
          <w:color w:val="FF0000"/>
          <w:sz w:val="24"/>
        </w:rPr>
        <w:t>甲方根据业务经营需要或</w:t>
      </w:r>
      <w:r>
        <w:rPr>
          <w:rFonts w:ascii="宋体" w:hAnsi="宋体" w:eastAsia="宋体" w:cs="等线"/>
          <w:sz w:val="24"/>
        </w:rPr>
        <w:t>根据乙方的工作表现、身体状况，需要进行岗位调整的。</w:t>
      </w:r>
    </w:p>
    <w:p w14:paraId="37ACB56C">
      <w:pPr>
        <w:keepNext w:val="0"/>
        <w:keepLines w:val="0"/>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等线"/>
          <w:sz w:val="24"/>
          <w:lang w:eastAsia="zh-CN"/>
        </w:rPr>
      </w:pPr>
      <w:ins w:id="10" w:author="夏律师团队" w:date="2026-06-12T16:48:01Z">
        <w:r>
          <w:rPr>
            <w:rFonts w:hint="eastAsia" w:ascii="宋体" w:hAnsi="宋体" w:eastAsia="宋体" w:cs="等线"/>
            <w:sz w:val="24"/>
            <w:lang w:eastAsia="zh-CN"/>
          </w:rPr>
          <w:t>（</w:t>
        </w:r>
      </w:ins>
      <w:ins w:id="11" w:author="夏律师团队" w:date="2026-06-12T16:48:03Z">
        <w:r>
          <w:rPr>
            <w:rFonts w:hint="eastAsia" w:ascii="宋体" w:hAnsi="宋体" w:eastAsia="宋体" w:cs="等线"/>
            <w:sz w:val="24"/>
            <w:lang w:val="en-US" w:eastAsia="zh-CN"/>
          </w:rPr>
          <w:t>四</w:t>
        </w:r>
      </w:ins>
      <w:ins w:id="12" w:author="夏律师团队" w:date="2026-06-12T16:48:01Z">
        <w:r>
          <w:rPr>
            <w:rFonts w:hint="eastAsia" w:ascii="宋体" w:hAnsi="宋体" w:eastAsia="宋体" w:cs="等线"/>
            <w:sz w:val="24"/>
            <w:lang w:eastAsia="zh-CN"/>
          </w:rPr>
          <w:t>）</w:t>
        </w:r>
      </w:ins>
      <w:ins w:id="13" w:author="夏律师团队" w:date="2026-06-12T16:48:48Z">
        <w:r>
          <w:rPr>
            <w:rFonts w:hint="eastAsia" w:ascii="宋体" w:hAnsi="宋体" w:eastAsia="宋体" w:cs="等线"/>
            <w:sz w:val="24"/>
            <w:lang w:eastAsia="zh-CN"/>
          </w:rPr>
          <w:t>遇甲方经营工作任务不足而停工停产的，可安排乙方待岗。</w:t>
        </w:r>
      </w:ins>
      <w:ins w:id="14" w:author="夏律师团队" w:date="2026-06-12T16:48:54Z">
        <w:r>
          <w:rPr>
            <w:rFonts w:hint="eastAsia" w:ascii="宋体" w:hAnsi="宋体" w:eastAsia="宋体" w:cs="等线"/>
            <w:sz w:val="24"/>
            <w:lang w:eastAsia="zh-CN"/>
          </w:rPr>
          <w:t>乙方同意在甲方安排的工作地点</w:t>
        </w:r>
      </w:ins>
      <w:r>
        <w:rPr>
          <w:rFonts w:hint="eastAsia" w:ascii="宋体" w:hAnsi="宋体" w:eastAsia="宋体" w:cs="等线"/>
          <w:sz w:val="24"/>
          <w:u w:val="single"/>
          <w:lang w:val="en-US" w:eastAsia="zh-CN"/>
        </w:rPr>
        <w:t xml:space="preserve">     </w:t>
      </w:r>
      <w:ins w:id="15" w:author="夏律师团队" w:date="2026-06-12T16:48:54Z">
        <w:r>
          <w:rPr>
            <w:rFonts w:hint="eastAsia" w:ascii="宋体" w:hAnsi="宋体" w:eastAsia="宋体" w:cs="等线"/>
            <w:sz w:val="24"/>
            <w:lang w:eastAsia="zh-CN"/>
          </w:rPr>
          <w:t>从事工作。根据甲方的工作需要和乙方的工作性质，可以变更工作地点。甲方安排乙方工作地点变更时，如双方未签订书面变更合同或协议，乙方在三个工作日未提出书面反对意见的，视为同意甲方安排。</w:t>
        </w:r>
      </w:ins>
    </w:p>
    <w:p w14:paraId="34EF0455">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第六条</w:t>
      </w:r>
      <w:r>
        <w:rPr>
          <w:rFonts w:hint="eastAsia" w:ascii="宋体" w:hAnsi="宋体" w:eastAsia="宋体" w:cs="等线"/>
          <w:sz w:val="24"/>
        </w:rPr>
        <w:t xml:space="preserve"> </w:t>
      </w:r>
      <w:r>
        <w:rPr>
          <w:rFonts w:ascii="宋体" w:hAnsi="宋体" w:eastAsia="宋体" w:cs="等线"/>
          <w:sz w:val="24"/>
        </w:rPr>
        <w:t>乙方在甲方工作期间应遵守并履行以下义务：</w:t>
      </w:r>
    </w:p>
    <w:p w14:paraId="1AC5EE54">
      <w:pPr>
        <w:keepNext w:val="0"/>
        <w:keepLines w:val="0"/>
        <w:pageBreakBefore w:val="0"/>
        <w:kinsoku/>
        <w:wordWrap/>
        <w:overflowPunct/>
        <w:topLinePunct w:val="0"/>
        <w:autoSpaceDE/>
        <w:autoSpaceDN/>
        <w:bidi w:val="0"/>
        <w:adjustRightInd/>
        <w:snapToGrid/>
        <w:spacing w:line="360" w:lineRule="auto"/>
        <w:ind w:firstLine="480" w:firstLineChars="200"/>
        <w:rPr>
          <w:ins w:id="16" w:author="夏律师团队" w:date="2026-06-12T16:40:04Z"/>
          <w:rFonts w:ascii="宋体" w:hAnsi="宋体" w:eastAsia="宋体" w:cs="等线"/>
          <w:sz w:val="24"/>
        </w:rPr>
      </w:pPr>
      <w:r>
        <w:rPr>
          <w:rFonts w:ascii="宋体" w:hAnsi="宋体" w:eastAsia="宋体" w:cs="等线"/>
          <w:sz w:val="24"/>
        </w:rPr>
        <w:t>(一)遵守国家宪法、法律法规的规定，忠于职守，勤奋工作，履行所承担岗位的职责；</w:t>
      </w:r>
    </w:p>
    <w:p w14:paraId="09704115">
      <w:pPr>
        <w:keepNext w:val="0"/>
        <w:keepLines w:val="0"/>
        <w:pageBreakBefore w:val="0"/>
        <w:kinsoku/>
        <w:wordWrap/>
        <w:overflowPunct/>
        <w:topLinePunct w:val="0"/>
        <w:autoSpaceDE/>
        <w:autoSpaceDN/>
        <w:bidi w:val="0"/>
        <w:adjustRightInd/>
        <w:snapToGrid/>
        <w:spacing w:line="360" w:lineRule="auto"/>
        <w:ind w:firstLine="480" w:firstLineChars="200"/>
        <w:rPr>
          <w:rFonts w:hint="default" w:ascii="宋体" w:hAnsi="宋体" w:eastAsia="宋体" w:cs="等线"/>
          <w:sz w:val="24"/>
          <w:lang w:val="en-US" w:eastAsia="zh-CN"/>
        </w:rPr>
      </w:pPr>
      <w:ins w:id="17" w:author="夏律师团队" w:date="2026-06-12T16:40:05Z">
        <w:r>
          <w:rPr>
            <w:rFonts w:hint="eastAsia" w:ascii="宋体" w:hAnsi="宋体" w:eastAsia="宋体" w:cs="等线"/>
            <w:sz w:val="24"/>
            <w:lang w:eastAsia="zh-CN"/>
          </w:rPr>
          <w:t>（</w:t>
        </w:r>
      </w:ins>
      <w:ins w:id="18" w:author="夏律师团队" w:date="2026-06-12T16:40:07Z">
        <w:r>
          <w:rPr>
            <w:rFonts w:hint="eastAsia" w:ascii="宋体" w:hAnsi="宋体" w:eastAsia="宋体" w:cs="等线"/>
            <w:sz w:val="24"/>
            <w:lang w:val="en-US" w:eastAsia="zh-CN"/>
          </w:rPr>
          <w:t>二</w:t>
        </w:r>
      </w:ins>
      <w:ins w:id="19" w:author="夏律师团队" w:date="2026-06-12T16:40:05Z">
        <w:r>
          <w:rPr>
            <w:rFonts w:hint="eastAsia" w:ascii="宋体" w:hAnsi="宋体" w:eastAsia="宋体" w:cs="等线"/>
            <w:sz w:val="24"/>
            <w:lang w:eastAsia="zh-CN"/>
          </w:rPr>
          <w:t>）</w:t>
        </w:r>
      </w:ins>
      <w:ins w:id="20" w:author="夏律师团队" w:date="2026-06-12T16:40:12Z">
        <w:r>
          <w:rPr>
            <w:rFonts w:hint="eastAsia" w:ascii="宋体" w:hAnsi="宋体" w:eastAsia="宋体" w:cs="等线"/>
            <w:sz w:val="24"/>
            <w:lang w:val="en-US" w:eastAsia="zh-CN"/>
          </w:rPr>
          <w:t>乙方</w:t>
        </w:r>
      </w:ins>
      <w:ins w:id="21" w:author="夏律师团队" w:date="2026-06-12T16:40:13Z">
        <w:r>
          <w:rPr>
            <w:rFonts w:hint="eastAsia" w:ascii="宋体" w:hAnsi="宋体" w:eastAsia="宋体" w:cs="等线"/>
            <w:sz w:val="24"/>
            <w:lang w:val="en-US" w:eastAsia="zh-CN"/>
          </w:rPr>
          <w:t>应</w:t>
        </w:r>
      </w:ins>
      <w:ins w:id="22" w:author="夏律师团队" w:date="2026-06-12T16:40:15Z">
        <w:r>
          <w:rPr>
            <w:rFonts w:hint="eastAsia" w:ascii="宋体" w:hAnsi="宋体" w:eastAsia="宋体" w:cs="等线"/>
            <w:sz w:val="24"/>
            <w:lang w:val="en-US" w:eastAsia="zh-CN"/>
          </w:rPr>
          <w:t>遵循</w:t>
        </w:r>
      </w:ins>
      <w:ins w:id="23" w:author="夏律师团队" w:date="2026-06-12T16:40:49Z">
        <w:r>
          <w:rPr>
            <w:rFonts w:hint="eastAsia" w:ascii="宋体" w:hAnsi="宋体" w:eastAsia="宋体" w:cs="等线"/>
            <w:sz w:val="24"/>
            <w:lang w:val="en-US" w:eastAsia="zh-CN"/>
          </w:rPr>
          <w:t>公司</w:t>
        </w:r>
      </w:ins>
      <w:ins w:id="24" w:author="夏律师团队" w:date="2026-06-12T16:40:51Z">
        <w:r>
          <w:rPr>
            <w:rFonts w:hint="eastAsia" w:ascii="宋体" w:hAnsi="宋体" w:eastAsia="宋体" w:cs="等线"/>
            <w:sz w:val="24"/>
            <w:lang w:val="en-US" w:eastAsia="zh-CN"/>
          </w:rPr>
          <w:t>规定的</w:t>
        </w:r>
      </w:ins>
      <w:ins w:id="25" w:author="夏律师团队" w:date="2026-06-12T16:40:21Z">
        <w:r>
          <w:rPr>
            <w:rFonts w:hint="eastAsia" w:ascii="宋体" w:hAnsi="宋体" w:eastAsia="宋体" w:cs="等线"/>
            <w:sz w:val="24"/>
            <w:lang w:val="en-US" w:eastAsia="zh-CN"/>
          </w:rPr>
          <w:t>考勤制度，</w:t>
        </w:r>
      </w:ins>
      <w:ins w:id="26" w:author="夏律师团队" w:date="2026-06-12T16:40:23Z">
        <w:r>
          <w:rPr>
            <w:rFonts w:hint="eastAsia" w:ascii="宋体" w:hAnsi="宋体" w:eastAsia="宋体" w:cs="等线"/>
            <w:sz w:val="24"/>
            <w:lang w:val="en-US" w:eastAsia="zh-CN"/>
          </w:rPr>
          <w:t>不得</w:t>
        </w:r>
      </w:ins>
      <w:ins w:id="27" w:author="夏律师团队" w:date="2026-06-12T16:40:25Z">
        <w:r>
          <w:rPr>
            <w:rFonts w:hint="eastAsia" w:ascii="宋体" w:hAnsi="宋体" w:eastAsia="宋体" w:cs="等线"/>
            <w:sz w:val="24"/>
            <w:lang w:val="en-US" w:eastAsia="zh-CN"/>
          </w:rPr>
          <w:t>虚假</w:t>
        </w:r>
      </w:ins>
      <w:ins w:id="28" w:author="夏律师团队" w:date="2026-06-12T16:40:26Z">
        <w:r>
          <w:rPr>
            <w:rFonts w:hint="eastAsia" w:ascii="宋体" w:hAnsi="宋体" w:eastAsia="宋体" w:cs="等线"/>
            <w:sz w:val="24"/>
            <w:lang w:val="en-US" w:eastAsia="zh-CN"/>
          </w:rPr>
          <w:t>打卡</w:t>
        </w:r>
      </w:ins>
      <w:ins w:id="29" w:author="夏律师团队" w:date="2026-06-12T16:40:27Z">
        <w:r>
          <w:rPr>
            <w:rFonts w:hint="eastAsia" w:ascii="宋体" w:hAnsi="宋体" w:eastAsia="宋体" w:cs="等线"/>
            <w:sz w:val="24"/>
            <w:lang w:val="en-US" w:eastAsia="zh-CN"/>
          </w:rPr>
          <w:t>、</w:t>
        </w:r>
      </w:ins>
      <w:ins w:id="30" w:author="夏律师团队" w:date="2026-06-12T16:41:34Z">
        <w:r>
          <w:rPr>
            <w:rFonts w:hint="eastAsia" w:ascii="宋体" w:hAnsi="宋体" w:eastAsia="宋体" w:cs="等线"/>
            <w:sz w:val="24"/>
            <w:lang w:val="en-US" w:eastAsia="zh-CN"/>
          </w:rPr>
          <w:t>让</w:t>
        </w:r>
      </w:ins>
      <w:ins w:id="31" w:author="夏律师团队" w:date="2026-06-12T16:40:29Z">
        <w:r>
          <w:rPr>
            <w:rFonts w:hint="eastAsia" w:ascii="宋体" w:hAnsi="宋体" w:eastAsia="宋体" w:cs="等线"/>
            <w:sz w:val="24"/>
            <w:lang w:val="en-US" w:eastAsia="zh-CN"/>
          </w:rPr>
          <w:t>他人</w:t>
        </w:r>
      </w:ins>
      <w:ins w:id="32" w:author="夏律师团队" w:date="2026-06-12T16:40:30Z">
        <w:r>
          <w:rPr>
            <w:rFonts w:hint="eastAsia" w:ascii="宋体" w:hAnsi="宋体" w:eastAsia="宋体" w:cs="等线"/>
            <w:sz w:val="24"/>
            <w:lang w:val="en-US" w:eastAsia="zh-CN"/>
          </w:rPr>
          <w:t>代为</w:t>
        </w:r>
      </w:ins>
      <w:ins w:id="33" w:author="夏律师团队" w:date="2026-06-12T16:40:31Z">
        <w:r>
          <w:rPr>
            <w:rFonts w:hint="eastAsia" w:ascii="宋体" w:hAnsi="宋体" w:eastAsia="宋体" w:cs="等线"/>
            <w:sz w:val="24"/>
            <w:lang w:val="en-US" w:eastAsia="zh-CN"/>
          </w:rPr>
          <w:t>打卡</w:t>
        </w:r>
      </w:ins>
      <w:ins w:id="34" w:author="夏律师团队" w:date="2026-06-12T16:53:06Z">
        <w:r>
          <w:rPr>
            <w:rFonts w:hint="eastAsia" w:ascii="宋体" w:hAnsi="宋体" w:eastAsia="宋体" w:cs="等线"/>
            <w:sz w:val="24"/>
            <w:lang w:val="en-US" w:eastAsia="zh-CN"/>
          </w:rPr>
          <w:t>，</w:t>
        </w:r>
      </w:ins>
      <w:ins w:id="35" w:author="夏律师团队" w:date="2026-06-12T16:53:09Z">
        <w:r>
          <w:rPr>
            <w:rFonts w:hint="eastAsia" w:ascii="宋体" w:hAnsi="宋体" w:eastAsia="宋体" w:cs="等线"/>
            <w:sz w:val="24"/>
            <w:lang w:val="en-US" w:eastAsia="zh-CN"/>
          </w:rPr>
          <w:t>打卡后</w:t>
        </w:r>
      </w:ins>
      <w:ins w:id="36" w:author="夏律师团队" w:date="2026-06-12T16:53:17Z">
        <w:r>
          <w:rPr>
            <w:rFonts w:hint="eastAsia" w:ascii="宋体" w:hAnsi="宋体" w:eastAsia="宋体" w:cs="等线"/>
            <w:sz w:val="24"/>
            <w:lang w:val="en-US" w:eastAsia="zh-CN"/>
          </w:rPr>
          <w:t>无故</w:t>
        </w:r>
      </w:ins>
      <w:ins w:id="37" w:author="夏律师团队" w:date="2026-06-12T16:53:12Z">
        <w:r>
          <w:rPr>
            <w:rFonts w:hint="eastAsia" w:ascii="宋体" w:hAnsi="宋体" w:eastAsia="宋体" w:cs="等线"/>
            <w:sz w:val="24"/>
            <w:lang w:val="en-US" w:eastAsia="zh-CN"/>
          </w:rPr>
          <w:t>离开工位</w:t>
        </w:r>
      </w:ins>
      <w:ins w:id="38" w:author="夏律师团队" w:date="2026-06-12T16:53:21Z">
        <w:r>
          <w:rPr>
            <w:rFonts w:hint="eastAsia" w:ascii="宋体" w:hAnsi="宋体" w:eastAsia="宋体" w:cs="等线"/>
            <w:sz w:val="24"/>
            <w:lang w:val="en-US" w:eastAsia="zh-CN"/>
          </w:rPr>
          <w:t>超过</w:t>
        </w:r>
      </w:ins>
      <w:ins w:id="39" w:author="夏律师团队" w:date="2026-06-12T16:53:23Z">
        <w:r>
          <w:rPr>
            <w:rFonts w:hint="eastAsia" w:ascii="宋体" w:hAnsi="宋体" w:eastAsia="宋体" w:cs="等线"/>
            <w:sz w:val="24"/>
            <w:lang w:val="en-US" w:eastAsia="zh-CN"/>
          </w:rPr>
          <w:t>一个小时的</w:t>
        </w:r>
      </w:ins>
      <w:ins w:id="40" w:author="夏律师团队" w:date="2026-06-12T16:53:24Z">
        <w:r>
          <w:rPr>
            <w:rFonts w:hint="eastAsia" w:ascii="宋体" w:hAnsi="宋体" w:eastAsia="宋体" w:cs="等线"/>
            <w:sz w:val="24"/>
            <w:lang w:val="en-US" w:eastAsia="zh-CN"/>
          </w:rPr>
          <w:t>，</w:t>
        </w:r>
      </w:ins>
      <w:ins w:id="41" w:author="夏律师团队" w:date="2026-06-12T16:53:29Z">
        <w:r>
          <w:rPr>
            <w:rFonts w:hint="eastAsia" w:ascii="宋体" w:hAnsi="宋体" w:eastAsia="宋体" w:cs="等线"/>
            <w:sz w:val="24"/>
            <w:lang w:val="en-US" w:eastAsia="zh-CN"/>
          </w:rPr>
          <w:t>视为</w:t>
        </w:r>
      </w:ins>
      <w:ins w:id="42" w:author="夏律师团队" w:date="2026-06-12T16:53:30Z">
        <w:r>
          <w:rPr>
            <w:rFonts w:hint="eastAsia" w:ascii="宋体" w:hAnsi="宋体" w:eastAsia="宋体" w:cs="等线"/>
            <w:sz w:val="24"/>
            <w:lang w:val="en-US" w:eastAsia="zh-CN"/>
          </w:rPr>
          <w:t>旷工</w:t>
        </w:r>
      </w:ins>
      <w:ins w:id="43" w:author="夏律师团队" w:date="2026-06-12T16:53:32Z">
        <w:r>
          <w:rPr>
            <w:rFonts w:hint="eastAsia" w:ascii="宋体" w:hAnsi="宋体" w:eastAsia="宋体" w:cs="等线"/>
            <w:sz w:val="24"/>
            <w:lang w:val="en-US" w:eastAsia="zh-CN"/>
          </w:rPr>
          <w:t>半日</w:t>
        </w:r>
      </w:ins>
      <w:ins w:id="44" w:author="夏律师团队" w:date="2026-06-12T16:40:57Z">
        <w:r>
          <w:rPr>
            <w:rFonts w:hint="eastAsia" w:ascii="宋体" w:hAnsi="宋体" w:eastAsia="宋体" w:cs="等线"/>
            <w:sz w:val="24"/>
            <w:lang w:val="en-US" w:eastAsia="zh-CN"/>
          </w:rPr>
          <w:t>；</w:t>
        </w:r>
      </w:ins>
    </w:p>
    <w:p w14:paraId="089BB20B">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w:t>
      </w:r>
      <w:ins w:id="45" w:author="夏律师团队" w:date="2026-06-12T16:41:43Z">
        <w:r>
          <w:rPr>
            <w:rFonts w:hint="eastAsia" w:ascii="宋体" w:hAnsi="宋体" w:eastAsia="宋体" w:cs="等线"/>
            <w:sz w:val="24"/>
            <w:lang w:val="en-US" w:eastAsia="zh-CN"/>
          </w:rPr>
          <w:t>三</w:t>
        </w:r>
      </w:ins>
      <w:r>
        <w:rPr>
          <w:rFonts w:ascii="宋体" w:hAnsi="宋体" w:eastAsia="宋体" w:cs="等线"/>
          <w:sz w:val="24"/>
        </w:rPr>
        <w:t>)不得利用工作便利为本人或其他组织和个人谋取不正当利益；</w:t>
      </w:r>
    </w:p>
    <w:p w14:paraId="26684159">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w:t>
      </w:r>
      <w:ins w:id="46" w:author="夏律师团队" w:date="2026-06-12T16:41:46Z">
        <w:r>
          <w:rPr>
            <w:rFonts w:hint="eastAsia" w:ascii="宋体" w:hAnsi="宋体" w:eastAsia="宋体" w:cs="等线"/>
            <w:sz w:val="24"/>
            <w:lang w:val="en-US" w:eastAsia="zh-CN"/>
          </w:rPr>
          <w:t>四</w:t>
        </w:r>
      </w:ins>
      <w:r>
        <w:rPr>
          <w:rFonts w:ascii="宋体" w:hAnsi="宋体" w:eastAsia="宋体" w:cs="等线"/>
          <w:sz w:val="24"/>
        </w:rPr>
        <w:t>)不得从事与甲方合法利益相悖的活动；</w:t>
      </w:r>
    </w:p>
    <w:p w14:paraId="4CADFC86">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w:t>
      </w:r>
      <w:ins w:id="47" w:author="夏律师团队" w:date="2026-06-12T16:41:49Z">
        <w:r>
          <w:rPr>
            <w:rFonts w:hint="eastAsia" w:ascii="宋体" w:hAnsi="宋体" w:eastAsia="宋体" w:cs="等线"/>
            <w:sz w:val="24"/>
            <w:lang w:val="en-US" w:eastAsia="zh-CN"/>
          </w:rPr>
          <w:t>五</w:t>
        </w:r>
      </w:ins>
      <w:r>
        <w:rPr>
          <w:rFonts w:ascii="宋体" w:hAnsi="宋体" w:eastAsia="宋体" w:cs="等线"/>
          <w:sz w:val="24"/>
        </w:rPr>
        <w:t>)不得实施与乙方职责不符或超越甲方授权范围的行为；</w:t>
      </w:r>
    </w:p>
    <w:p w14:paraId="39A4800E">
      <w:pPr>
        <w:keepNext w:val="0"/>
        <w:keepLines w:val="0"/>
        <w:pageBreakBefore w:val="0"/>
        <w:kinsoku/>
        <w:wordWrap/>
        <w:overflowPunct/>
        <w:topLinePunct w:val="0"/>
        <w:autoSpaceDE/>
        <w:autoSpaceDN/>
        <w:bidi w:val="0"/>
        <w:adjustRightInd/>
        <w:snapToGrid/>
        <w:spacing w:line="360" w:lineRule="auto"/>
        <w:ind w:firstLine="480" w:firstLineChars="200"/>
        <w:rPr>
          <w:ins w:id="48" w:author="夏律师团队" w:date="2026-06-12T15:48:46Z"/>
          <w:rFonts w:ascii="宋体" w:hAnsi="宋体" w:eastAsia="宋体" w:cs="等线"/>
          <w:sz w:val="24"/>
        </w:rPr>
      </w:pPr>
      <w:r>
        <w:rPr>
          <w:rFonts w:ascii="宋体" w:hAnsi="宋体" w:eastAsia="宋体" w:cs="等线"/>
          <w:sz w:val="24"/>
        </w:rPr>
        <w:t>(</w:t>
      </w:r>
      <w:ins w:id="49" w:author="夏律师团队" w:date="2026-06-12T16:41:51Z">
        <w:r>
          <w:rPr>
            <w:rFonts w:hint="eastAsia" w:ascii="宋体" w:hAnsi="宋体" w:eastAsia="宋体" w:cs="等线"/>
            <w:sz w:val="24"/>
            <w:lang w:val="en-US" w:eastAsia="zh-CN"/>
          </w:rPr>
          <w:t>六</w:t>
        </w:r>
      </w:ins>
      <w:r>
        <w:rPr>
          <w:rFonts w:ascii="宋体" w:hAnsi="宋体" w:eastAsia="宋体" w:cs="等线"/>
          <w:sz w:val="24"/>
        </w:rPr>
        <w:t>)未经甲方书面许可，乙方不得以任何方式直接或间接的受雇于他人，从事任何性质和形式的工作，包括但不限于咨询或从事经营活动；</w:t>
      </w:r>
    </w:p>
    <w:p w14:paraId="572E325B">
      <w:pPr>
        <w:keepNext w:val="0"/>
        <w:keepLines w:val="0"/>
        <w:pageBreakBefore w:val="0"/>
        <w:kinsoku/>
        <w:wordWrap/>
        <w:overflowPunct/>
        <w:topLinePunct w:val="0"/>
        <w:autoSpaceDE/>
        <w:autoSpaceDN/>
        <w:bidi w:val="0"/>
        <w:adjustRightInd/>
        <w:snapToGrid/>
        <w:spacing w:line="360" w:lineRule="auto"/>
        <w:ind w:firstLine="480" w:firstLineChars="200"/>
        <w:rPr>
          <w:rFonts w:hint="default" w:ascii="宋体" w:hAnsi="宋体" w:eastAsia="宋体" w:cs="等线"/>
          <w:sz w:val="24"/>
          <w:lang w:val="en-US" w:eastAsia="zh-CN"/>
        </w:rPr>
      </w:pPr>
      <w:ins w:id="50" w:author="夏律师团队" w:date="2026-06-12T15:56:09Z">
        <w:r>
          <w:rPr>
            <w:rFonts w:hint="eastAsia" w:ascii="宋体" w:hAnsi="宋体" w:eastAsia="宋体" w:cs="等线"/>
            <w:sz w:val="24"/>
            <w:lang w:eastAsia="zh-CN"/>
          </w:rPr>
          <w:t>乙方不得</w:t>
        </w:r>
      </w:ins>
      <w:ins w:id="51" w:author="夏律师团队" w:date="2026-06-12T15:56:17Z">
        <w:r>
          <w:rPr>
            <w:rFonts w:hint="eastAsia" w:ascii="宋体" w:hAnsi="宋体" w:eastAsia="宋体" w:cs="等线"/>
            <w:sz w:val="24"/>
            <w:lang w:val="en-US" w:eastAsia="zh-CN"/>
          </w:rPr>
          <w:t>设立</w:t>
        </w:r>
      </w:ins>
      <w:ins w:id="52" w:author="夏律师团队" w:date="2026-06-12T15:56:19Z">
        <w:r>
          <w:rPr>
            <w:rFonts w:hint="eastAsia" w:ascii="宋体" w:hAnsi="宋体" w:eastAsia="宋体" w:cs="等线"/>
            <w:sz w:val="24"/>
            <w:lang w:val="en-US" w:eastAsia="zh-CN"/>
          </w:rPr>
          <w:t>公司</w:t>
        </w:r>
      </w:ins>
      <w:ins w:id="53" w:author="夏律师团队" w:date="2026-06-12T16:24:38Z">
        <w:r>
          <w:rPr>
            <w:rFonts w:hint="eastAsia" w:ascii="宋体" w:hAnsi="宋体" w:eastAsia="宋体" w:cs="等线"/>
            <w:sz w:val="24"/>
            <w:lang w:val="en-US" w:eastAsia="zh-CN"/>
          </w:rPr>
          <w:t>，</w:t>
        </w:r>
      </w:ins>
      <w:ins w:id="54" w:author="夏律师团队" w:date="2026-06-12T16:24:39Z">
        <w:r>
          <w:rPr>
            <w:rFonts w:hint="eastAsia" w:ascii="宋体" w:hAnsi="宋体" w:eastAsia="宋体" w:cs="等线"/>
            <w:sz w:val="24"/>
            <w:lang w:val="en-US" w:eastAsia="zh-CN"/>
          </w:rPr>
          <w:t>或</w:t>
        </w:r>
      </w:ins>
      <w:ins w:id="55" w:author="夏律师团队" w:date="2026-06-12T16:24:40Z">
        <w:r>
          <w:rPr>
            <w:rFonts w:hint="eastAsia" w:ascii="宋体" w:hAnsi="宋体" w:eastAsia="宋体" w:cs="等线"/>
            <w:sz w:val="24"/>
            <w:lang w:val="en-US" w:eastAsia="zh-CN"/>
          </w:rPr>
          <w:t>在</w:t>
        </w:r>
      </w:ins>
      <w:ins w:id="56" w:author="夏律师团队" w:date="2026-06-12T16:27:00Z">
        <w:r>
          <w:rPr>
            <w:rFonts w:hint="eastAsia" w:ascii="宋体" w:hAnsi="宋体" w:eastAsia="宋体" w:cs="等线"/>
            <w:sz w:val="24"/>
            <w:lang w:val="en-US" w:eastAsia="zh-CN"/>
          </w:rPr>
          <w:t>其他</w:t>
        </w:r>
      </w:ins>
      <w:ins w:id="57" w:author="夏律师团队" w:date="2026-06-12T16:24:41Z">
        <w:r>
          <w:rPr>
            <w:rFonts w:hint="eastAsia" w:ascii="宋体" w:hAnsi="宋体" w:eastAsia="宋体" w:cs="等线"/>
            <w:sz w:val="24"/>
            <w:lang w:val="en-US" w:eastAsia="zh-CN"/>
          </w:rPr>
          <w:t>公司</w:t>
        </w:r>
      </w:ins>
      <w:ins w:id="58" w:author="夏律师团队" w:date="2026-06-12T16:24:42Z">
        <w:r>
          <w:rPr>
            <w:rFonts w:hint="eastAsia" w:ascii="宋体" w:hAnsi="宋体" w:eastAsia="宋体" w:cs="等线"/>
            <w:sz w:val="24"/>
            <w:lang w:val="en-US" w:eastAsia="zh-CN"/>
          </w:rPr>
          <w:t>中</w:t>
        </w:r>
      </w:ins>
      <w:ins w:id="59" w:author="夏律师团队" w:date="2026-06-12T16:24:44Z">
        <w:r>
          <w:rPr>
            <w:rFonts w:hint="eastAsia" w:ascii="宋体" w:hAnsi="宋体" w:eastAsia="宋体" w:cs="等线"/>
            <w:sz w:val="24"/>
            <w:lang w:val="en-US" w:eastAsia="zh-CN"/>
          </w:rPr>
          <w:t>担任</w:t>
        </w:r>
      </w:ins>
      <w:ins w:id="60" w:author="夏律师团队" w:date="2026-06-12T16:24:45Z">
        <w:r>
          <w:rPr>
            <w:rFonts w:hint="eastAsia" w:ascii="宋体" w:hAnsi="宋体" w:eastAsia="宋体" w:cs="等线"/>
            <w:sz w:val="24"/>
            <w:lang w:val="en-US" w:eastAsia="zh-CN"/>
          </w:rPr>
          <w:t>董事、</w:t>
        </w:r>
      </w:ins>
      <w:ins w:id="61" w:author="夏律师团队" w:date="2026-06-12T16:24:51Z">
        <w:r>
          <w:rPr>
            <w:rFonts w:hint="eastAsia" w:ascii="宋体" w:hAnsi="宋体" w:eastAsia="宋体" w:cs="等线"/>
            <w:sz w:val="24"/>
            <w:lang w:val="en-US" w:eastAsia="zh-CN"/>
          </w:rPr>
          <w:t>监事</w:t>
        </w:r>
      </w:ins>
      <w:ins w:id="62" w:author="夏律师团队" w:date="2026-06-12T16:24:52Z">
        <w:r>
          <w:rPr>
            <w:rFonts w:hint="eastAsia" w:ascii="宋体" w:hAnsi="宋体" w:eastAsia="宋体" w:cs="等线"/>
            <w:sz w:val="24"/>
            <w:lang w:val="en-US" w:eastAsia="zh-CN"/>
          </w:rPr>
          <w:t>、</w:t>
        </w:r>
      </w:ins>
      <w:ins w:id="63" w:author="夏律师团队" w:date="2026-06-12T16:24:59Z">
        <w:r>
          <w:rPr>
            <w:rFonts w:hint="eastAsia" w:ascii="宋体" w:hAnsi="宋体" w:eastAsia="宋体" w:cs="等线"/>
            <w:sz w:val="24"/>
            <w:lang w:val="en-US" w:eastAsia="zh-CN"/>
          </w:rPr>
          <w:t>高级管理人员</w:t>
        </w:r>
      </w:ins>
      <w:ins w:id="64" w:author="夏律师团队" w:date="2026-06-12T16:25:01Z">
        <w:r>
          <w:rPr>
            <w:rFonts w:hint="eastAsia" w:ascii="宋体" w:hAnsi="宋体" w:eastAsia="宋体" w:cs="等线"/>
            <w:sz w:val="24"/>
            <w:lang w:val="en-US" w:eastAsia="zh-CN"/>
          </w:rPr>
          <w:t>或</w:t>
        </w:r>
      </w:ins>
      <w:ins w:id="65" w:author="夏律师团队" w:date="2026-06-12T16:25:03Z">
        <w:r>
          <w:rPr>
            <w:rFonts w:hint="eastAsia" w:ascii="宋体" w:hAnsi="宋体" w:eastAsia="宋体" w:cs="等线"/>
            <w:sz w:val="24"/>
            <w:lang w:val="en-US" w:eastAsia="zh-CN"/>
          </w:rPr>
          <w:t>财务负责人</w:t>
        </w:r>
      </w:ins>
      <w:ins w:id="66" w:author="夏律师团队" w:date="2026-06-12T16:25:09Z">
        <w:r>
          <w:rPr>
            <w:rFonts w:hint="eastAsia" w:ascii="宋体" w:hAnsi="宋体" w:eastAsia="宋体" w:cs="等线"/>
            <w:sz w:val="24"/>
            <w:lang w:val="en-US" w:eastAsia="zh-CN"/>
          </w:rPr>
          <w:t>，</w:t>
        </w:r>
      </w:ins>
      <w:ins w:id="67" w:author="夏律师团队" w:date="2026-06-12T16:24:03Z">
        <w:r>
          <w:rPr>
            <w:rFonts w:hint="eastAsia" w:ascii="宋体" w:hAnsi="宋体" w:eastAsia="宋体" w:cs="等线"/>
            <w:sz w:val="24"/>
            <w:lang w:val="en-US" w:eastAsia="zh-CN"/>
          </w:rPr>
          <w:t>不</w:t>
        </w:r>
      </w:ins>
      <w:ins w:id="68" w:author="夏律师团队" w:date="2026-06-12T16:27:15Z">
        <w:r>
          <w:rPr>
            <w:rFonts w:hint="eastAsia" w:ascii="宋体" w:hAnsi="宋体" w:eastAsia="宋体" w:cs="等线"/>
            <w:sz w:val="24"/>
            <w:lang w:val="en-US" w:eastAsia="zh-CN"/>
          </w:rPr>
          <w:t>论</w:t>
        </w:r>
      </w:ins>
      <w:ins w:id="69" w:author="夏律师团队" w:date="2026-06-12T16:24:04Z">
        <w:r>
          <w:rPr>
            <w:rFonts w:hint="eastAsia" w:ascii="宋体" w:hAnsi="宋体" w:eastAsia="宋体" w:cs="等线"/>
            <w:sz w:val="24"/>
            <w:lang w:val="en-US" w:eastAsia="zh-CN"/>
          </w:rPr>
          <w:t>其</w:t>
        </w:r>
      </w:ins>
      <w:ins w:id="70" w:author="夏律师团队" w:date="2026-06-12T16:49:27Z">
        <w:r>
          <w:rPr>
            <w:rFonts w:hint="eastAsia" w:ascii="宋体" w:hAnsi="宋体" w:eastAsia="宋体" w:cs="等线"/>
            <w:sz w:val="24"/>
            <w:lang w:val="en-US" w:eastAsia="zh-CN"/>
          </w:rPr>
          <w:t>设立的</w:t>
        </w:r>
      </w:ins>
      <w:ins w:id="71" w:author="夏律师团队" w:date="2026-06-12T16:49:29Z">
        <w:r>
          <w:rPr>
            <w:rFonts w:hint="eastAsia" w:ascii="宋体" w:hAnsi="宋体" w:eastAsia="宋体" w:cs="等线"/>
            <w:sz w:val="24"/>
            <w:lang w:val="en-US" w:eastAsia="zh-CN"/>
          </w:rPr>
          <w:t>公司</w:t>
        </w:r>
      </w:ins>
      <w:ins w:id="72" w:author="夏律师团队" w:date="2026-06-12T16:49:31Z">
        <w:r>
          <w:rPr>
            <w:rFonts w:hint="eastAsia" w:ascii="宋体" w:hAnsi="宋体" w:eastAsia="宋体" w:cs="等线"/>
            <w:sz w:val="24"/>
            <w:lang w:val="en-US" w:eastAsia="zh-CN"/>
          </w:rPr>
          <w:t>与</w:t>
        </w:r>
      </w:ins>
      <w:ins w:id="73" w:author="夏律师团队" w:date="2026-06-12T16:49:33Z">
        <w:r>
          <w:rPr>
            <w:rFonts w:hint="eastAsia" w:ascii="宋体" w:hAnsi="宋体" w:eastAsia="宋体" w:cs="等线"/>
            <w:sz w:val="24"/>
            <w:lang w:val="en-US" w:eastAsia="zh-CN"/>
          </w:rPr>
          <w:t>甲方</w:t>
        </w:r>
      </w:ins>
      <w:ins w:id="74" w:author="夏律师团队" w:date="2026-06-12T16:49:34Z">
        <w:r>
          <w:rPr>
            <w:rFonts w:hint="eastAsia" w:ascii="宋体" w:hAnsi="宋体" w:eastAsia="宋体" w:cs="等线"/>
            <w:sz w:val="24"/>
            <w:lang w:val="en-US" w:eastAsia="zh-CN"/>
          </w:rPr>
          <w:t>公司的</w:t>
        </w:r>
      </w:ins>
      <w:ins w:id="75" w:author="夏律师团队" w:date="2026-06-12T16:49:36Z">
        <w:r>
          <w:rPr>
            <w:rFonts w:hint="eastAsia" w:ascii="宋体" w:hAnsi="宋体" w:eastAsia="宋体" w:cs="等线"/>
            <w:sz w:val="24"/>
            <w:lang w:val="en-US" w:eastAsia="zh-CN"/>
          </w:rPr>
          <w:t>经营</w:t>
        </w:r>
      </w:ins>
      <w:ins w:id="76" w:author="夏律师团队" w:date="2026-06-12T16:49:37Z">
        <w:r>
          <w:rPr>
            <w:rFonts w:hint="eastAsia" w:ascii="宋体" w:hAnsi="宋体" w:eastAsia="宋体" w:cs="等线"/>
            <w:sz w:val="24"/>
            <w:lang w:val="en-US" w:eastAsia="zh-CN"/>
          </w:rPr>
          <w:t>范围</w:t>
        </w:r>
      </w:ins>
      <w:ins w:id="77" w:author="夏律师团队" w:date="2026-06-12T16:49:38Z">
        <w:r>
          <w:rPr>
            <w:rFonts w:hint="eastAsia" w:ascii="宋体" w:hAnsi="宋体" w:eastAsia="宋体" w:cs="等线"/>
            <w:sz w:val="24"/>
            <w:lang w:val="en-US" w:eastAsia="zh-CN"/>
          </w:rPr>
          <w:t>是否</w:t>
        </w:r>
      </w:ins>
      <w:ins w:id="78" w:author="夏律师团队" w:date="2026-06-12T16:49:40Z">
        <w:r>
          <w:rPr>
            <w:rFonts w:hint="eastAsia" w:ascii="宋体" w:hAnsi="宋体" w:eastAsia="宋体" w:cs="等线"/>
            <w:sz w:val="24"/>
            <w:lang w:val="en-US" w:eastAsia="zh-CN"/>
          </w:rPr>
          <w:t>相同</w:t>
        </w:r>
      </w:ins>
      <w:ins w:id="79" w:author="夏律师团队" w:date="2026-06-12T16:49:41Z">
        <w:r>
          <w:rPr>
            <w:rFonts w:hint="eastAsia" w:ascii="宋体" w:hAnsi="宋体" w:eastAsia="宋体" w:cs="等线"/>
            <w:sz w:val="24"/>
            <w:lang w:val="en-US" w:eastAsia="zh-CN"/>
          </w:rPr>
          <w:t>，</w:t>
        </w:r>
      </w:ins>
      <w:ins w:id="80" w:author="夏律师团队" w:date="2026-06-12T16:49:42Z">
        <w:r>
          <w:rPr>
            <w:rFonts w:hint="eastAsia" w:ascii="宋体" w:hAnsi="宋体" w:eastAsia="宋体" w:cs="等线"/>
            <w:sz w:val="24"/>
            <w:lang w:val="en-US" w:eastAsia="zh-CN"/>
          </w:rPr>
          <w:t>不论</w:t>
        </w:r>
      </w:ins>
      <w:ins w:id="81" w:author="夏律师团队" w:date="2026-06-12T16:24:06Z">
        <w:r>
          <w:rPr>
            <w:rFonts w:hint="eastAsia" w:ascii="宋体" w:hAnsi="宋体" w:eastAsia="宋体" w:cs="等线"/>
            <w:sz w:val="24"/>
            <w:lang w:val="en-US" w:eastAsia="zh-CN"/>
          </w:rPr>
          <w:t>是否</w:t>
        </w:r>
      </w:ins>
      <w:ins w:id="82" w:author="夏律师团队" w:date="2026-06-12T16:24:07Z">
        <w:r>
          <w:rPr>
            <w:rFonts w:hint="eastAsia" w:ascii="宋体" w:hAnsi="宋体" w:eastAsia="宋体" w:cs="等线"/>
            <w:sz w:val="24"/>
            <w:lang w:val="en-US" w:eastAsia="zh-CN"/>
          </w:rPr>
          <w:t>对</w:t>
        </w:r>
      </w:ins>
      <w:ins w:id="83" w:author="夏律师团队" w:date="2026-06-12T16:49:50Z">
        <w:r>
          <w:rPr>
            <w:rFonts w:hint="eastAsia" w:ascii="宋体" w:hAnsi="宋体" w:eastAsia="宋体" w:cs="等线"/>
            <w:sz w:val="24"/>
            <w:lang w:val="en-US" w:eastAsia="zh-CN"/>
          </w:rPr>
          <w:t>乙方</w:t>
        </w:r>
      </w:ins>
      <w:ins w:id="84" w:author="夏律师团队" w:date="2026-06-12T16:49:51Z">
        <w:r>
          <w:rPr>
            <w:rFonts w:hint="eastAsia" w:ascii="宋体" w:hAnsi="宋体" w:eastAsia="宋体" w:cs="等线"/>
            <w:sz w:val="24"/>
            <w:lang w:val="en-US" w:eastAsia="zh-CN"/>
          </w:rPr>
          <w:t>的</w:t>
        </w:r>
      </w:ins>
      <w:ins w:id="85" w:author="夏律师团队" w:date="2026-06-12T16:24:10Z">
        <w:r>
          <w:rPr>
            <w:rFonts w:hint="eastAsia" w:ascii="宋体" w:hAnsi="宋体" w:eastAsia="宋体" w:cs="等线"/>
            <w:sz w:val="24"/>
            <w:lang w:val="en-US" w:eastAsia="zh-CN"/>
          </w:rPr>
          <w:t>本职工作</w:t>
        </w:r>
      </w:ins>
      <w:ins w:id="86" w:author="夏律师团队" w:date="2026-06-12T16:24:11Z">
        <w:r>
          <w:rPr>
            <w:rFonts w:hint="eastAsia" w:ascii="宋体" w:hAnsi="宋体" w:eastAsia="宋体" w:cs="等线"/>
            <w:sz w:val="24"/>
            <w:lang w:val="en-US" w:eastAsia="zh-CN"/>
          </w:rPr>
          <w:t>产生</w:t>
        </w:r>
      </w:ins>
      <w:ins w:id="87" w:author="夏律师团队" w:date="2026-06-12T16:24:12Z">
        <w:r>
          <w:rPr>
            <w:rFonts w:hint="eastAsia" w:ascii="宋体" w:hAnsi="宋体" w:eastAsia="宋体" w:cs="等线"/>
            <w:sz w:val="24"/>
            <w:lang w:val="en-US" w:eastAsia="zh-CN"/>
          </w:rPr>
          <w:t>影响</w:t>
        </w:r>
      </w:ins>
      <w:ins w:id="88" w:author="夏律师团队" w:date="2026-06-12T16:24:21Z">
        <w:r>
          <w:rPr>
            <w:rFonts w:hint="eastAsia" w:ascii="宋体" w:hAnsi="宋体" w:eastAsia="宋体" w:cs="等线"/>
            <w:sz w:val="24"/>
            <w:lang w:val="en-US" w:eastAsia="zh-CN"/>
          </w:rPr>
          <w:t>；</w:t>
        </w:r>
      </w:ins>
    </w:p>
    <w:p w14:paraId="1E3BC0A4">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w:t>
      </w:r>
      <w:ins w:id="89" w:author="夏律师团队" w:date="2026-06-12T16:52:55Z">
        <w:r>
          <w:rPr>
            <w:rFonts w:hint="eastAsia" w:ascii="宋体" w:hAnsi="宋体" w:eastAsia="宋体" w:cs="等线"/>
            <w:sz w:val="24"/>
            <w:lang w:val="en-US" w:eastAsia="zh-CN"/>
          </w:rPr>
          <w:t>七</w:t>
        </w:r>
      </w:ins>
      <w:r>
        <w:rPr>
          <w:rFonts w:ascii="宋体" w:hAnsi="宋体" w:eastAsia="宋体" w:cs="等线"/>
          <w:sz w:val="24"/>
        </w:rPr>
        <w:t>)合同期内，乙方不得参与或帮助其他组织、个人从事对甲方构成商业竞争的活动；</w:t>
      </w:r>
    </w:p>
    <w:p w14:paraId="4B6F1390">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w:t>
      </w:r>
      <w:ins w:id="90" w:author="夏律师团队" w:date="2026-06-12T16:52:58Z">
        <w:r>
          <w:rPr>
            <w:rFonts w:hint="eastAsia" w:ascii="宋体" w:hAnsi="宋体" w:eastAsia="宋体" w:cs="等线"/>
            <w:sz w:val="24"/>
            <w:lang w:val="en-US" w:eastAsia="zh-CN"/>
          </w:rPr>
          <w:t>八</w:t>
        </w:r>
      </w:ins>
      <w:r>
        <w:rPr>
          <w:rFonts w:ascii="宋体" w:hAnsi="宋体" w:eastAsia="宋体" w:cs="等线"/>
          <w:sz w:val="24"/>
        </w:rPr>
        <w:t>)根据甲方经营管理需要或工作安排，完成本岗位工作之外的临时性工作任务。</w:t>
      </w:r>
    </w:p>
    <w:p w14:paraId="6B11CD50">
      <w:pPr>
        <w:keepNext w:val="0"/>
        <w:keepLines w:val="0"/>
        <w:pageBreakBefore w:val="0"/>
        <w:kinsoku/>
        <w:wordWrap/>
        <w:overflowPunct/>
        <w:topLinePunct w:val="0"/>
        <w:autoSpaceDE/>
        <w:autoSpaceDN/>
        <w:bidi w:val="0"/>
        <w:adjustRightInd/>
        <w:snapToGrid/>
        <w:spacing w:line="360" w:lineRule="auto"/>
        <w:jc w:val="center"/>
        <w:rPr>
          <w:rFonts w:ascii="宋体" w:hAnsi="宋体" w:eastAsia="宋体" w:cs="等线"/>
          <w:b/>
          <w:bCs/>
          <w:sz w:val="24"/>
        </w:rPr>
      </w:pPr>
    </w:p>
    <w:p w14:paraId="51024C47">
      <w:pPr>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0" w:firstLineChars="0"/>
        <w:jc w:val="center"/>
        <w:rPr>
          <w:rFonts w:ascii="宋体" w:hAnsi="宋体" w:eastAsia="宋体" w:cs="等线"/>
          <w:b/>
          <w:bCs/>
          <w:sz w:val="24"/>
        </w:rPr>
      </w:pPr>
      <w:r>
        <w:rPr>
          <w:rFonts w:ascii="宋体" w:hAnsi="宋体" w:eastAsia="宋体" w:cs="等线"/>
          <w:b/>
          <w:bCs/>
          <w:sz w:val="24"/>
        </w:rPr>
        <w:t>工作时间和休假制度</w:t>
      </w:r>
    </w:p>
    <w:p w14:paraId="11F93066">
      <w:pPr>
        <w:keepNext w:val="0"/>
        <w:keepLines w:val="0"/>
        <w:pageBreakBefore w:val="0"/>
        <w:numPr>
          <w:ilvl w:val="0"/>
          <w:numId w:val="0"/>
        </w:numPr>
        <w:kinsoku/>
        <w:wordWrap/>
        <w:overflowPunct/>
        <w:topLinePunct w:val="0"/>
        <w:autoSpaceDE/>
        <w:autoSpaceDN/>
        <w:bidi w:val="0"/>
        <w:adjustRightInd/>
        <w:snapToGrid/>
        <w:spacing w:line="360" w:lineRule="auto"/>
        <w:ind w:leftChars="0"/>
        <w:jc w:val="both"/>
        <w:rPr>
          <w:rFonts w:ascii="宋体" w:hAnsi="宋体" w:eastAsia="宋体" w:cs="等线"/>
          <w:b/>
          <w:bCs/>
          <w:sz w:val="24"/>
        </w:rPr>
      </w:pPr>
    </w:p>
    <w:p w14:paraId="75A30F28">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color w:val="FF0000"/>
          <w:sz w:val="24"/>
        </w:rPr>
      </w:pPr>
      <w:commentRangeStart w:id="3"/>
      <w:r>
        <w:rPr>
          <w:rFonts w:ascii="宋体" w:hAnsi="宋体" w:eastAsia="宋体" w:cs="等线"/>
          <w:b/>
          <w:bCs/>
          <w:color w:val="FF0000"/>
          <w:sz w:val="24"/>
        </w:rPr>
        <w:t>第七条</w:t>
      </w:r>
      <w:r>
        <w:rPr>
          <w:rFonts w:hint="eastAsia" w:ascii="宋体" w:hAnsi="宋体" w:eastAsia="宋体" w:cs="等线"/>
          <w:color w:val="FF0000"/>
          <w:sz w:val="24"/>
        </w:rPr>
        <w:t xml:space="preserve"> </w:t>
      </w:r>
      <w:r>
        <w:rPr>
          <w:rFonts w:ascii="宋体" w:hAnsi="宋体" w:eastAsia="宋体" w:cs="等线"/>
          <w:color w:val="FF0000"/>
          <w:sz w:val="24"/>
        </w:rPr>
        <w:t>本合同签订后，乙方的工作时间</w:t>
      </w:r>
      <w:r>
        <w:rPr>
          <w:rFonts w:hint="eastAsia" w:ascii="宋体" w:hAnsi="宋体" w:eastAsia="宋体" w:cs="等线"/>
          <w:color w:val="FF0000"/>
          <w:sz w:val="24"/>
        </w:rPr>
        <w:t>以公司用工部门根据岗位需要、法律规定及政府有关部门审批（如涉及行政审批的工时）和工作安排为准。</w:t>
      </w:r>
    </w:p>
    <w:p w14:paraId="6D3CD2F1">
      <w:pPr>
        <w:keepNext w:val="0"/>
        <w:keepLines w:val="0"/>
        <w:pageBreakBefore w:val="0"/>
        <w:kinsoku/>
        <w:wordWrap/>
        <w:overflowPunct/>
        <w:topLinePunct w:val="0"/>
        <w:autoSpaceDE/>
        <w:autoSpaceDN/>
        <w:bidi w:val="0"/>
        <w:adjustRightInd/>
        <w:snapToGrid/>
        <w:spacing w:line="360" w:lineRule="auto"/>
        <w:ind w:firstLine="480" w:firstLineChars="200"/>
        <w:rPr>
          <w:rFonts w:hint="default" w:ascii="宋体" w:hAnsi="宋体" w:eastAsia="宋体" w:cs="等线"/>
          <w:color w:val="FF0000"/>
          <w:sz w:val="24"/>
          <w:lang w:val="en-US" w:eastAsia="zh-CN"/>
        </w:rPr>
      </w:pPr>
      <w:r>
        <w:rPr>
          <w:rFonts w:ascii="宋体" w:hAnsi="宋体" w:eastAsia="宋体" w:cs="等线"/>
          <w:color w:val="FF0000"/>
          <w:sz w:val="24"/>
          <w:lang w:eastAsia="zh-TW"/>
        </w:rPr>
        <w:t>甲方的具体工作时间将根据甲方的有关作息规定以及乙方岗位要求确定。根据经营需要，甲方可以调整乙方的工作和休息时间。</w:t>
      </w:r>
    </w:p>
    <w:p w14:paraId="2BC44B7F">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color w:val="FF0000"/>
          <w:sz w:val="24"/>
        </w:rPr>
      </w:pPr>
      <w:r>
        <w:rPr>
          <w:rFonts w:hint="eastAsia" w:ascii="宋体" w:hAnsi="宋体" w:eastAsia="宋体" w:cs="等线"/>
          <w:b/>
          <w:bCs/>
          <w:color w:val="FF0000"/>
          <w:sz w:val="24"/>
        </w:rPr>
        <w:t>第七条</w:t>
      </w:r>
      <w:r>
        <w:rPr>
          <w:rFonts w:hint="eastAsia" w:ascii="宋体" w:hAnsi="宋体" w:eastAsia="宋体" w:cs="等线"/>
          <w:color w:val="FF0000"/>
          <w:sz w:val="24"/>
        </w:rPr>
        <w:t xml:space="preserve"> </w:t>
      </w:r>
      <w:r>
        <w:rPr>
          <w:rFonts w:ascii="宋体" w:hAnsi="宋体" w:eastAsia="宋体" w:cs="等线"/>
          <w:color w:val="FF0000"/>
          <w:sz w:val="24"/>
        </w:rPr>
        <w:t>本合同签订后，</w:t>
      </w:r>
      <w:r>
        <w:rPr>
          <w:rFonts w:hint="eastAsia" w:ascii="宋体" w:hAnsi="宋体" w:eastAsia="宋体" w:cs="等线"/>
          <w:color w:val="FF0000"/>
          <w:sz w:val="24"/>
        </w:rPr>
        <w:t>根据</w:t>
      </w:r>
      <w:r>
        <w:rPr>
          <w:rFonts w:ascii="宋体" w:hAnsi="宋体" w:eastAsia="宋体" w:cs="等线"/>
          <w:color w:val="FF0000"/>
          <w:sz w:val="24"/>
        </w:rPr>
        <w:t>乙方所从事的工作特点，按照以下</w:t>
      </w:r>
      <w:r>
        <w:rPr>
          <w:rFonts w:hint="eastAsia" w:ascii="宋体" w:hAnsi="宋体" w:eastAsia="宋体" w:cs="等线"/>
          <w:color w:val="FF0000"/>
          <w:sz w:val="24"/>
        </w:rPr>
        <w:t xml:space="preserve"> </w:t>
      </w:r>
      <w:r>
        <w:rPr>
          <w:rFonts w:ascii="宋体" w:hAnsi="宋体" w:eastAsia="宋体" w:cs="等线"/>
          <w:color w:val="FF0000"/>
          <w:sz w:val="24"/>
          <w:u w:val="single"/>
        </w:rPr>
        <w:t xml:space="preserve">     </w:t>
      </w:r>
      <w:r>
        <w:rPr>
          <w:rFonts w:ascii="宋体" w:hAnsi="宋体" w:eastAsia="宋体" w:cs="等线"/>
          <w:color w:val="FF0000"/>
          <w:sz w:val="24"/>
        </w:rPr>
        <w:t>执行：</w:t>
      </w:r>
    </w:p>
    <w:p w14:paraId="2FFFB669">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color w:val="FF0000"/>
          <w:sz w:val="24"/>
        </w:rPr>
      </w:pPr>
      <w:r>
        <w:rPr>
          <w:rFonts w:ascii="宋体" w:hAnsi="宋体" w:eastAsia="宋体" w:cs="等线"/>
          <w:color w:val="FF0000"/>
          <w:sz w:val="24"/>
        </w:rPr>
        <w:t>(一)执行标准工作制的，乙方每日工作时间不超过8小时，平均每周不超过40小时；社区管理专员等特殊岗位，每周工作时间总数为40小时，具体工作时间遵循甲方工作安排。如经甲方允许，乙方推迟上班时间，则下班时间相应顺延。</w:t>
      </w:r>
    </w:p>
    <w:p w14:paraId="78DC7759">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color w:val="FF0000"/>
          <w:sz w:val="24"/>
        </w:rPr>
      </w:pPr>
      <w:r>
        <w:rPr>
          <w:rFonts w:ascii="宋体" w:hAnsi="宋体" w:eastAsia="宋体" w:cs="等线"/>
          <w:color w:val="FF0000"/>
          <w:sz w:val="24"/>
        </w:rPr>
        <w:t>(二)执行综合计算工时工作制的，平均工作时间不超过法定标准工作时</w:t>
      </w:r>
    </w:p>
    <w:p w14:paraId="15019614">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color w:val="FF0000"/>
          <w:sz w:val="24"/>
        </w:rPr>
      </w:pPr>
      <w:r>
        <w:rPr>
          <w:rFonts w:ascii="宋体" w:hAnsi="宋体" w:eastAsia="宋体" w:cs="等线"/>
          <w:color w:val="FF0000"/>
          <w:sz w:val="24"/>
        </w:rPr>
        <w:t>(三)执行不定时工作制的，在保证完成甲方工作任务情况下，实行弹性工作时间。</w:t>
      </w:r>
    </w:p>
    <w:p w14:paraId="5960BA3C">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color w:val="FF0000"/>
          <w:sz w:val="24"/>
        </w:rPr>
      </w:pPr>
      <w:r>
        <w:rPr>
          <w:rFonts w:hint="eastAsia" w:ascii="宋体" w:hAnsi="宋体" w:eastAsia="宋体" w:cs="等线"/>
          <w:color w:val="FF0000"/>
          <w:sz w:val="24"/>
        </w:rPr>
        <w:t>如在劳动合同履行期间，员工岗位发生变化导致工时变化的，或企业因生产经营需要调整工时的，或经过政府审批了新的工时的，自公司通知之日起员工工时自动进行相应调整。</w:t>
      </w:r>
    </w:p>
    <w:p w14:paraId="15487980">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color w:val="FF0000"/>
          <w:sz w:val="24"/>
        </w:rPr>
      </w:pPr>
      <w:r>
        <w:rPr>
          <w:rFonts w:ascii="宋体" w:hAnsi="宋体" w:eastAsia="宋体" w:cs="等线"/>
          <w:color w:val="FF0000"/>
          <w:sz w:val="24"/>
          <w:lang w:eastAsia="zh-TW"/>
        </w:rPr>
        <w:t>甲方的具体工作时间将根据甲方的有关作息规定以及乙方岗位要求确定。根据经营需要，甲方可以调整乙方的工作和休息时间。</w:t>
      </w:r>
      <w:commentRangeEnd w:id="3"/>
      <w:r>
        <w:commentReference w:id="3"/>
      </w:r>
    </w:p>
    <w:p w14:paraId="0308434F">
      <w:pPr>
        <w:keepNext w:val="0"/>
        <w:keepLines w:val="0"/>
        <w:pageBreakBefore w:val="0"/>
        <w:kinsoku/>
        <w:wordWrap/>
        <w:overflowPunct/>
        <w:topLinePunct w:val="0"/>
        <w:autoSpaceDE/>
        <w:autoSpaceDN/>
        <w:bidi w:val="0"/>
        <w:adjustRightInd/>
        <w:snapToGrid/>
        <w:spacing w:line="360" w:lineRule="auto"/>
        <w:ind w:firstLine="482" w:firstLineChars="200"/>
        <w:rPr>
          <w:rFonts w:hint="eastAsia" w:ascii="宋体" w:hAnsi="宋体" w:eastAsia="宋体" w:cs="等线"/>
          <w:sz w:val="24"/>
          <w:lang w:eastAsia="zh-CN"/>
        </w:rPr>
      </w:pPr>
      <w:r>
        <w:rPr>
          <w:rFonts w:ascii="宋体" w:hAnsi="宋体" w:eastAsia="宋体" w:cs="等线"/>
          <w:b/>
          <w:bCs/>
          <w:sz w:val="24"/>
        </w:rPr>
        <w:t>第八条</w:t>
      </w:r>
      <w:r>
        <w:rPr>
          <w:rFonts w:hint="eastAsia" w:ascii="宋体" w:hAnsi="宋体" w:eastAsia="宋体" w:cs="等线"/>
          <w:sz w:val="24"/>
        </w:rPr>
        <w:t xml:space="preserve"> </w:t>
      </w:r>
      <w:r>
        <w:rPr>
          <w:rFonts w:ascii="宋体" w:hAnsi="宋体" w:eastAsia="宋体" w:cs="等线"/>
          <w:sz w:val="24"/>
        </w:rPr>
        <w:t>甲方实行加班申请制度，甲方禁止乙方在未经书面审批的情况下进行加班。乙方如因未能及时完成工作任务而自行延长工作时间，或者未经甲方要求或批准而自行延长工作时间的，乙方不得要求甲方对其所延长的工作时间支付任何报酬。</w:t>
      </w:r>
      <w:ins w:id="91" w:author="夏律师团队" w:date="2026-06-12T16:19:02Z">
        <w:r>
          <w:rPr>
            <w:rFonts w:hint="eastAsia" w:ascii="宋体" w:hAnsi="宋体" w:eastAsia="宋体" w:cs="等线"/>
            <w:sz w:val="24"/>
          </w:rPr>
          <w:t>出差期间仅为路途中转、酒店休整等完全处于乙方自主休息状态的时间，不认定为加班</w:t>
        </w:r>
      </w:ins>
      <w:ins w:id="92" w:author="夏律师团队" w:date="2026-06-24T14:15:55Z">
        <w:r>
          <w:rPr>
            <w:rFonts w:hint="eastAsia" w:ascii="宋体" w:hAnsi="宋体" w:eastAsia="宋体" w:cs="等线"/>
            <w:sz w:val="24"/>
            <w:lang w:eastAsia="zh-CN"/>
          </w:rPr>
          <w:t>。</w:t>
        </w:r>
      </w:ins>
    </w:p>
    <w:p w14:paraId="4D4A73B3">
      <w:pPr>
        <w:keepNext w:val="0"/>
        <w:keepLines w:val="0"/>
        <w:pageBreakBefore w:val="0"/>
        <w:kinsoku/>
        <w:wordWrap/>
        <w:overflowPunct/>
        <w:topLinePunct w:val="0"/>
        <w:autoSpaceDE/>
        <w:autoSpaceDN/>
        <w:bidi w:val="0"/>
        <w:adjustRightInd/>
        <w:snapToGrid/>
        <w:spacing w:line="360" w:lineRule="auto"/>
        <w:ind w:firstLine="480" w:firstLineChars="200"/>
        <w:rPr>
          <w:ins w:id="93" w:author="夏律师团队" w:date="2026-06-12T17:31:01Z"/>
          <w:rFonts w:ascii="宋体" w:hAnsi="宋体" w:eastAsia="宋体" w:cs="等线"/>
          <w:sz w:val="24"/>
        </w:rPr>
      </w:pPr>
      <w:r>
        <w:rPr>
          <w:rFonts w:ascii="宋体" w:hAnsi="宋体" w:eastAsia="宋体" w:cs="等线"/>
          <w:sz w:val="24"/>
        </w:rPr>
        <w:t>甲方可以根据工作需要安排乙方延长工作时间，并依照国家及甲方有关制度规定安排补休。</w:t>
      </w:r>
    </w:p>
    <w:p w14:paraId="34EEF1C2">
      <w:pPr>
        <w:keepNext w:val="0"/>
        <w:keepLines w:val="0"/>
        <w:pageBreakBefore w:val="0"/>
        <w:kinsoku/>
        <w:wordWrap/>
        <w:overflowPunct/>
        <w:topLinePunct w:val="0"/>
        <w:autoSpaceDE/>
        <w:autoSpaceDN/>
        <w:bidi w:val="0"/>
        <w:adjustRightInd/>
        <w:snapToGrid/>
        <w:spacing w:line="360" w:lineRule="auto"/>
        <w:ind w:firstLine="480" w:firstLineChars="200"/>
        <w:rPr>
          <w:del w:id="94" w:author="夏律师团队" w:date="2026-06-12T18:02:40Z"/>
          <w:rFonts w:hint="default" w:ascii="宋体" w:hAnsi="宋体" w:eastAsia="宋体" w:cs="等线"/>
          <w:sz w:val="24"/>
          <w:lang w:val="en-US" w:eastAsia="zh-CN"/>
        </w:rPr>
      </w:pPr>
    </w:p>
    <w:p w14:paraId="7442C6CB">
      <w:pPr>
        <w:keepNext w:val="0"/>
        <w:keepLines w:val="0"/>
        <w:pageBreakBefore w:val="0"/>
        <w:kinsoku/>
        <w:wordWrap/>
        <w:overflowPunct/>
        <w:topLinePunct w:val="0"/>
        <w:autoSpaceDE/>
        <w:autoSpaceDN/>
        <w:bidi w:val="0"/>
        <w:adjustRightInd/>
        <w:snapToGrid/>
        <w:spacing w:line="360" w:lineRule="auto"/>
        <w:ind w:firstLine="482" w:firstLineChars="200"/>
        <w:jc w:val="center"/>
        <w:rPr>
          <w:rFonts w:ascii="宋体" w:hAnsi="宋体" w:eastAsia="宋体" w:cs="等线"/>
          <w:sz w:val="24"/>
        </w:rPr>
      </w:pPr>
      <w:r>
        <w:rPr>
          <w:rFonts w:ascii="宋体" w:hAnsi="宋体" w:eastAsia="宋体" w:cs="等线"/>
          <w:b/>
          <w:bCs/>
          <w:sz w:val="24"/>
        </w:rPr>
        <w:t>第九条</w:t>
      </w:r>
      <w:r>
        <w:rPr>
          <w:rFonts w:hint="eastAsia" w:ascii="宋体" w:hAnsi="宋体" w:eastAsia="宋体" w:cs="等线"/>
          <w:sz w:val="24"/>
        </w:rPr>
        <w:t xml:space="preserve"> </w:t>
      </w:r>
      <w:r>
        <w:rPr>
          <w:rFonts w:ascii="宋体" w:hAnsi="宋体" w:eastAsia="宋体" w:cs="等线"/>
          <w:sz w:val="24"/>
        </w:rPr>
        <w:t>乙方休假待遇根据甲方注册地有关法律规定、《员工手册》及甲方有关规章制度执行。如乙方未按照规定时间、岗位开展工作，且未按照《员工手册》的规定程序请假，则被视为违反劳动纪律，具体依《员工手册》执行。</w:t>
      </w:r>
    </w:p>
    <w:p w14:paraId="313709ED">
      <w:pPr>
        <w:keepNext w:val="0"/>
        <w:keepLines w:val="0"/>
        <w:pageBreakBefore w:val="0"/>
        <w:kinsoku/>
        <w:wordWrap/>
        <w:overflowPunct/>
        <w:topLinePunct w:val="0"/>
        <w:autoSpaceDE/>
        <w:autoSpaceDN/>
        <w:bidi w:val="0"/>
        <w:adjustRightInd/>
        <w:snapToGrid/>
        <w:spacing w:line="360" w:lineRule="auto"/>
        <w:ind w:firstLine="480" w:firstLineChars="200"/>
        <w:jc w:val="center"/>
        <w:rPr>
          <w:rFonts w:ascii="宋体" w:hAnsi="宋体" w:eastAsia="宋体" w:cs="等线"/>
          <w:b/>
          <w:bCs/>
          <w:sz w:val="24"/>
        </w:rPr>
      </w:pPr>
      <w:r>
        <w:rPr>
          <w:rFonts w:ascii="宋体" w:hAnsi="宋体" w:eastAsia="宋体" w:cs="等线"/>
          <w:sz w:val="24"/>
        </w:rPr>
        <w:cr/>
      </w:r>
      <w:r>
        <w:rPr>
          <w:rFonts w:ascii="宋体" w:hAnsi="宋体" w:eastAsia="宋体" w:cs="等线"/>
          <w:b/>
          <w:bCs/>
          <w:sz w:val="24"/>
        </w:rPr>
        <w:t>四、劳动报酬</w:t>
      </w:r>
    </w:p>
    <w:p w14:paraId="66AFCEF7">
      <w:pPr>
        <w:keepNext w:val="0"/>
        <w:keepLines w:val="0"/>
        <w:pageBreakBefore w:val="0"/>
        <w:kinsoku/>
        <w:wordWrap/>
        <w:overflowPunct/>
        <w:topLinePunct w:val="0"/>
        <w:autoSpaceDE/>
        <w:autoSpaceDN/>
        <w:bidi w:val="0"/>
        <w:adjustRightInd/>
        <w:snapToGrid/>
        <w:spacing w:line="360" w:lineRule="auto"/>
        <w:ind w:firstLine="482" w:firstLineChars="200"/>
        <w:jc w:val="center"/>
        <w:rPr>
          <w:rFonts w:ascii="宋体" w:hAnsi="宋体" w:eastAsia="宋体" w:cs="等线"/>
          <w:b/>
          <w:bCs/>
          <w:sz w:val="24"/>
        </w:rPr>
      </w:pPr>
    </w:p>
    <w:p w14:paraId="7166912F">
      <w:pPr>
        <w:keepNext w:val="0"/>
        <w:keepLines w:val="0"/>
        <w:pageBreakBefore w:val="0"/>
        <w:numPr>
          <w:ilvl w:val="0"/>
          <w:numId w:val="3"/>
        </w:numPr>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乙方在法定工作时间内正常出勤且完成甲方规定的工作任务，甲方</w:t>
      </w:r>
      <w:commentRangeStart w:id="4"/>
      <w:r>
        <w:rPr>
          <w:rFonts w:ascii="宋体" w:hAnsi="宋体" w:eastAsia="宋体" w:cs="等线"/>
          <w:sz w:val="24"/>
        </w:rPr>
        <w:t>在每月第</w:t>
      </w:r>
      <w:r>
        <w:rPr>
          <w:rFonts w:ascii="宋体" w:hAnsi="宋体" w:eastAsia="宋体" w:cs="等线"/>
          <w:sz w:val="24"/>
          <w:u w:val="single"/>
        </w:rPr>
        <w:t xml:space="preserve">  </w:t>
      </w:r>
      <w:r>
        <w:rPr>
          <w:rFonts w:ascii="宋体" w:hAnsi="宋体" w:eastAsia="宋体" w:cs="等线"/>
          <w:sz w:val="24"/>
        </w:rPr>
        <w:t>个工作日</w:t>
      </w:r>
      <w:commentRangeEnd w:id="4"/>
      <w:r>
        <w:commentReference w:id="4"/>
      </w:r>
      <w:r>
        <w:rPr>
          <w:rFonts w:ascii="宋体" w:hAnsi="宋体" w:eastAsia="宋体" w:cs="等线"/>
          <w:sz w:val="24"/>
        </w:rPr>
        <w:t>以货币形式支付乙方上个月工资，如遇不可抗力等特殊原因可以延迟支付，但甲方应向乙方说明原因。如乙方当月由于事假、新入职、离职等原因未能全出勤的，则甲方按其实际出勤天数，遵照相关法律法规规定计发。</w:t>
      </w:r>
      <w:r>
        <w:rPr>
          <w:rFonts w:hint="eastAsia" w:ascii="宋体" w:hAnsi="宋体" w:eastAsia="宋体" w:cs="等线"/>
          <w:bCs w:val="0"/>
          <w:kern w:val="2"/>
          <w:sz w:val="24"/>
          <w:szCs w:val="24"/>
          <w:lang w:val="en-US" w:eastAsia="zh-CN" w:bidi="ar-SA"/>
        </w:rPr>
        <w:t>甲乙双方协商确定，劳动报酬按下列标准执行：</w:t>
      </w:r>
    </w:p>
    <w:p w14:paraId="10BB0994">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hint="eastAsia" w:ascii="宋体" w:hAnsi="宋体" w:eastAsia="宋体" w:cs="等线"/>
          <w:bCs w:val="0"/>
          <w:kern w:val="2"/>
          <w:sz w:val="24"/>
          <w:szCs w:val="24"/>
          <w:lang w:val="en-US" w:eastAsia="zh-CN" w:bidi="ar-SA"/>
        </w:rPr>
        <w:t>试用期月基本工资为税前人民币</w:t>
      </w:r>
      <w:r>
        <w:rPr>
          <w:rFonts w:hint="eastAsia" w:ascii="宋体" w:hAnsi="宋体" w:eastAsia="宋体" w:cs="等线"/>
          <w:bCs w:val="0"/>
          <w:kern w:val="2"/>
          <w:sz w:val="24"/>
          <w:szCs w:val="24"/>
          <w:u w:val="single" w:color="auto"/>
          <w:lang w:val="en-US" w:eastAsia="zh-CN" w:bidi="ar-SA"/>
        </w:rPr>
        <w:t xml:space="preserve"> </w:t>
      </w:r>
      <w:r>
        <w:rPr>
          <w:rFonts w:ascii="宋体" w:hAnsi="宋体" w:eastAsia="宋体" w:cs="等线"/>
          <w:bCs w:val="0"/>
          <w:kern w:val="2"/>
          <w:sz w:val="24"/>
          <w:szCs w:val="24"/>
          <w:u w:val="single" w:color="auto"/>
          <w:lang w:val="en-US" w:eastAsia="zh-CN" w:bidi="ar-SA"/>
        </w:rPr>
        <w:t xml:space="preserve">      </w:t>
      </w:r>
      <w:r>
        <w:rPr>
          <w:rFonts w:hint="eastAsia" w:ascii="宋体" w:hAnsi="宋体" w:eastAsia="宋体" w:cs="等线"/>
          <w:bCs w:val="0"/>
          <w:kern w:val="2"/>
          <w:sz w:val="24"/>
          <w:szCs w:val="24"/>
          <w:lang w:val="en-US" w:eastAsia="zh-CN" w:bidi="ar-SA"/>
        </w:rPr>
        <w:t>元；转正后月基本工资为税前人民币</w:t>
      </w:r>
      <w:r>
        <w:rPr>
          <w:rFonts w:hint="eastAsia" w:ascii="宋体" w:hAnsi="宋体" w:eastAsia="宋体" w:cs="等线"/>
          <w:bCs w:val="0"/>
          <w:kern w:val="2"/>
          <w:sz w:val="24"/>
          <w:szCs w:val="24"/>
          <w:u w:val="single" w:color="auto"/>
          <w:lang w:val="en-US" w:eastAsia="zh-CN" w:bidi="ar-SA"/>
        </w:rPr>
        <w:t xml:space="preserve"> </w:t>
      </w:r>
      <w:r>
        <w:rPr>
          <w:rFonts w:ascii="宋体" w:hAnsi="宋体" w:eastAsia="宋体" w:cs="等线"/>
          <w:bCs w:val="0"/>
          <w:kern w:val="2"/>
          <w:sz w:val="24"/>
          <w:szCs w:val="24"/>
          <w:u w:val="single" w:color="auto"/>
          <w:lang w:val="en-US" w:eastAsia="zh-CN" w:bidi="ar-SA"/>
        </w:rPr>
        <w:t xml:space="preserve">      </w:t>
      </w:r>
      <w:r>
        <w:rPr>
          <w:rFonts w:hint="eastAsia" w:ascii="宋体" w:hAnsi="宋体" w:eastAsia="宋体" w:cs="等线"/>
          <w:bCs w:val="0"/>
          <w:kern w:val="2"/>
          <w:sz w:val="24"/>
          <w:szCs w:val="24"/>
          <w:lang w:val="en-US" w:eastAsia="zh-CN" w:bidi="ar-SA"/>
        </w:rPr>
        <w:t>元。</w:t>
      </w:r>
    </w:p>
    <w:p w14:paraId="02C64F36">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b/>
          <w:bCs/>
          <w:sz w:val="24"/>
        </w:rPr>
      </w:pPr>
      <w:r>
        <w:rPr>
          <w:rFonts w:ascii="宋体" w:hAnsi="宋体" w:eastAsia="宋体" w:cs="等线"/>
          <w:b/>
          <w:bCs/>
          <w:sz w:val="24"/>
        </w:rPr>
        <w:t>第十一条</w:t>
      </w:r>
      <w:r>
        <w:rPr>
          <w:rFonts w:hint="eastAsia" w:ascii="宋体" w:hAnsi="宋体" w:eastAsia="宋体" w:cs="等线"/>
          <w:sz w:val="24"/>
        </w:rPr>
        <w:t xml:space="preserve"> </w:t>
      </w:r>
      <w:r>
        <w:rPr>
          <w:rFonts w:hint="eastAsia" w:ascii="宋体" w:hAnsi="宋体" w:eastAsia="宋体" w:cs="等线"/>
          <w:color w:val="FF0000"/>
          <w:sz w:val="24"/>
          <w:lang w:val="en-US" w:eastAsia="zh-CN"/>
        </w:rPr>
        <w:t>合同履行中涉及的</w:t>
      </w:r>
      <w:r>
        <w:rPr>
          <w:rFonts w:ascii="宋体" w:hAnsi="宋体" w:eastAsia="宋体" w:cs="等线"/>
          <w:color w:val="FF0000"/>
          <w:sz w:val="24"/>
        </w:rPr>
        <w:t>奖金</w:t>
      </w:r>
      <w:r>
        <w:rPr>
          <w:rFonts w:hint="eastAsia" w:ascii="宋体" w:hAnsi="宋体" w:eastAsia="宋体" w:cs="等线"/>
          <w:color w:val="FF0000"/>
          <w:sz w:val="24"/>
        </w:rPr>
        <w:t>、补贴等福利待遇并</w:t>
      </w:r>
      <w:r>
        <w:rPr>
          <w:rFonts w:ascii="宋体" w:hAnsi="宋体" w:eastAsia="宋体" w:cs="等线"/>
          <w:color w:val="FF0000"/>
          <w:sz w:val="24"/>
        </w:rPr>
        <w:t>非乙方的确定性收入，甲方无义务向乙方支付，但甲方有权依据甲方财务状况、乙方工作情况、乙方一贯表现等情形单方决定是否发放及发放的数额和时间。如果发放</w:t>
      </w:r>
      <w:r>
        <w:rPr>
          <w:rFonts w:hint="eastAsia" w:ascii="宋体" w:hAnsi="宋体" w:eastAsia="宋体" w:cs="等线"/>
          <w:color w:val="FF0000"/>
          <w:sz w:val="24"/>
        </w:rPr>
        <w:t>该福利待遇，</w:t>
      </w:r>
      <w:r>
        <w:rPr>
          <w:rFonts w:ascii="宋体" w:hAnsi="宋体" w:eastAsia="宋体" w:cs="等线"/>
          <w:color w:val="FF0000"/>
          <w:sz w:val="24"/>
        </w:rPr>
        <w:t>甲方也仅对完成工作任务且产生额外贡献的员工实施奖励（根据绩效考核结果确定)，因此若双方的劳动合同在绩效考核之前</w:t>
      </w:r>
      <w:r>
        <w:rPr>
          <w:rFonts w:hint="eastAsia" w:ascii="宋体" w:hAnsi="宋体" w:eastAsia="宋体" w:cs="等线"/>
          <w:color w:val="FF0000"/>
          <w:sz w:val="24"/>
        </w:rPr>
        <w:t>无论任何原因</w:t>
      </w:r>
      <w:r>
        <w:rPr>
          <w:rFonts w:ascii="宋体" w:hAnsi="宋体" w:eastAsia="宋体" w:cs="等线"/>
          <w:color w:val="FF0000"/>
          <w:sz w:val="24"/>
        </w:rPr>
        <w:t>解除或终止的，则乙方无权享受上述</w:t>
      </w:r>
      <w:r>
        <w:rPr>
          <w:rFonts w:hint="eastAsia" w:ascii="宋体" w:hAnsi="宋体" w:eastAsia="宋体" w:cs="等线"/>
          <w:color w:val="FF0000"/>
          <w:sz w:val="24"/>
        </w:rPr>
        <w:t>奖金、补贴等福利待遇</w:t>
      </w:r>
      <w:r>
        <w:rPr>
          <w:rFonts w:ascii="宋体" w:hAnsi="宋体" w:eastAsia="宋体" w:cs="等线"/>
          <w:color w:val="FF0000"/>
          <w:sz w:val="24"/>
        </w:rPr>
        <w:t>。</w:t>
      </w:r>
      <w:r>
        <w:rPr>
          <w:rFonts w:ascii="宋体" w:hAnsi="宋体" w:eastAsia="宋体" w:cs="等线"/>
          <w:b/>
          <w:bCs/>
          <w:sz w:val="24"/>
        </w:rPr>
        <w:t>【注：乙方明确知晓并认可甲方的这一权利。】</w:t>
      </w:r>
    </w:p>
    <w:p w14:paraId="4D847532">
      <w:pPr>
        <w:keepNext w:val="0"/>
        <w:keepLines w:val="0"/>
        <w:pageBreakBefore w:val="0"/>
        <w:kinsoku/>
        <w:wordWrap/>
        <w:overflowPunct/>
        <w:topLinePunct w:val="0"/>
        <w:autoSpaceDE/>
        <w:autoSpaceDN/>
        <w:bidi w:val="0"/>
        <w:adjustRightInd/>
        <w:snapToGrid/>
        <w:spacing w:line="360" w:lineRule="auto"/>
        <w:ind w:firstLine="482" w:firstLineChars="200"/>
        <w:rPr>
          <w:rFonts w:hint="default" w:eastAsiaTheme="minorEastAsia"/>
          <w:lang w:val="en-US" w:eastAsia="zh-CN"/>
        </w:rPr>
        <w:pPrChange w:id="95" w:author="夏律师团队" w:date="2026-06-12T17:34:16Z">
          <w:pPr>
            <w:keepNext w:val="0"/>
            <w:keepLines w:val="0"/>
            <w:pageBreakBefore w:val="0"/>
            <w:kinsoku/>
            <w:wordWrap/>
            <w:overflowPunct/>
            <w:topLinePunct w:val="0"/>
            <w:autoSpaceDE/>
            <w:autoSpaceDN/>
            <w:bidi w:val="0"/>
            <w:adjustRightInd/>
            <w:snapToGrid/>
            <w:spacing w:line="360" w:lineRule="auto"/>
            <w:ind w:firstLine="482" w:firstLineChars="200"/>
          </w:pPr>
        </w:pPrChange>
      </w:pPr>
      <w:r>
        <w:rPr>
          <w:rFonts w:ascii="宋体" w:hAnsi="宋体" w:eastAsia="宋体" w:cs="等线"/>
          <w:b/>
          <w:bCs/>
          <w:sz w:val="24"/>
        </w:rPr>
        <w:t>第十二条</w:t>
      </w:r>
      <w:r>
        <w:rPr>
          <w:rFonts w:hint="eastAsia" w:ascii="宋体" w:hAnsi="宋体" w:eastAsia="宋体" w:cs="等线"/>
          <w:b/>
          <w:bCs/>
          <w:sz w:val="24"/>
        </w:rPr>
        <w:t xml:space="preserve"> </w:t>
      </w:r>
      <w:r>
        <w:rPr>
          <w:rFonts w:ascii="宋体" w:hAnsi="宋体" w:eastAsia="宋体" w:cs="等线"/>
          <w:sz w:val="24"/>
        </w:rPr>
        <w:t>甲方实行新的工资制度、调整工资水平时，或乙方的工作职务职责发生变化时，甲方可对乙方的工资及薪酬待遇予以调整。</w:t>
      </w:r>
      <w:commentRangeStart w:id="5"/>
      <w:r>
        <w:rPr>
          <w:rFonts w:ascii="宋体" w:hAnsi="宋体" w:eastAsia="宋体" w:cs="等线"/>
          <w:sz w:val="24"/>
        </w:rPr>
        <w:t>甲方也可根据乙方的工作表现或岗位（工作内容）的调整情况，或者甲方的内部工资政策或制度等规定，调整乙方的工资，这种调整包括提高或降低乙方的工资标准。</w:t>
      </w:r>
      <w:commentRangeEnd w:id="5"/>
      <w:r>
        <w:commentReference w:id="5"/>
      </w:r>
    </w:p>
    <w:p w14:paraId="4737C95F">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第十三条</w:t>
      </w:r>
      <w:r>
        <w:rPr>
          <w:rFonts w:hint="eastAsia" w:ascii="宋体" w:hAnsi="宋体" w:eastAsia="宋体" w:cs="等线"/>
          <w:sz w:val="24"/>
        </w:rPr>
        <w:t xml:space="preserve"> </w:t>
      </w:r>
      <w:r>
        <w:rPr>
          <w:rFonts w:ascii="宋体" w:hAnsi="宋体" w:eastAsia="宋体" w:cs="等线"/>
          <w:sz w:val="24"/>
        </w:rPr>
        <w:t>乙方在工作中的突出贡献和特殊成绩，甲方可给予精神鼓励和一定的物质奖励。乙方的工作过失和其他违纪问题给甲方造成经济损失的，甲方有权按照国家的法律法规和甲方的有关规章制度给予乙方相应处罚。甲方有权在不违反公布及可公开获悉的法律、法规的原则下，扣除乙方的部分工资、其他报酬及报销费用，以抵充乙方欠负甲方的任何数额及/或以支付法律、法规规定的其他税项（如个人所得税）、费用等及/或以作为其他合法用途</w:t>
      </w:r>
      <w:r>
        <w:rPr>
          <w:rFonts w:hint="eastAsia" w:ascii="宋体" w:hAnsi="宋体" w:eastAsia="宋体" w:cs="等线"/>
          <w:sz w:val="24"/>
        </w:rPr>
        <w:t>，双方因此发生争议的，不应视为甲方无故拖欠或克扣乙方工资或其他报酬。</w:t>
      </w:r>
    </w:p>
    <w:p w14:paraId="44834DD0">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color w:val="FF0000"/>
          <w:sz w:val="24"/>
        </w:rPr>
      </w:pPr>
      <w:r>
        <w:rPr>
          <w:rFonts w:ascii="宋体" w:hAnsi="宋体" w:eastAsia="宋体" w:cs="等线"/>
          <w:b/>
          <w:bCs/>
          <w:sz w:val="24"/>
        </w:rPr>
        <w:t>第十四条</w:t>
      </w:r>
      <w:r>
        <w:rPr>
          <w:rFonts w:hint="eastAsia" w:ascii="宋体" w:hAnsi="宋体" w:eastAsia="宋体" w:cs="等线"/>
          <w:b/>
          <w:bCs/>
          <w:sz w:val="24"/>
        </w:rPr>
        <w:t xml:space="preserve"> </w:t>
      </w:r>
      <w:r>
        <w:rPr>
          <w:rFonts w:ascii="宋体" w:hAnsi="宋体" w:eastAsia="宋体" w:cs="等线"/>
          <w:sz w:val="24"/>
        </w:rPr>
        <w:t>为保障乙方和其他员工的工资收入隐私权，乙方同意甲方在企业内部实行工资保密制度并保证严格遵守该保密制度。</w:t>
      </w:r>
      <w:r>
        <w:rPr>
          <w:rFonts w:ascii="宋体" w:hAnsi="宋体" w:eastAsia="宋体" w:cs="等线"/>
          <w:color w:val="FF0000"/>
          <w:sz w:val="24"/>
        </w:rPr>
        <w:t>乙方</w:t>
      </w:r>
      <w:r>
        <w:rPr>
          <w:rFonts w:hint="eastAsia" w:ascii="宋体" w:hAnsi="宋体" w:eastAsia="宋体" w:cs="等线"/>
          <w:color w:val="FF0000"/>
          <w:sz w:val="24"/>
        </w:rPr>
        <w:t>向他人公开自己或他人的薪酬信息，或打听、询问其他员工薪酬信息</w:t>
      </w:r>
      <w:r>
        <w:rPr>
          <w:rFonts w:ascii="宋体" w:hAnsi="宋体" w:eastAsia="宋体" w:cs="等线"/>
          <w:color w:val="FF0000"/>
          <w:sz w:val="24"/>
        </w:rPr>
        <w:t>，或以他人工资作为个人申诉理由的行为，</w:t>
      </w:r>
      <w:r>
        <w:rPr>
          <w:rFonts w:hint="eastAsia" w:ascii="宋体" w:hAnsi="宋体" w:eastAsia="宋体" w:cs="等线"/>
          <w:color w:val="FF0000"/>
          <w:sz w:val="24"/>
          <w:lang w:val="en-US" w:eastAsia="zh-CN"/>
        </w:rPr>
        <w:t>视为违纪行为，</w:t>
      </w:r>
      <w:r>
        <w:rPr>
          <w:rFonts w:ascii="宋体" w:hAnsi="宋体" w:eastAsia="宋体" w:cs="等线"/>
          <w:color w:val="FF0000"/>
          <w:sz w:val="24"/>
        </w:rPr>
        <w:t>自愿接受公司相关制度中规定的处罚。</w:t>
      </w:r>
    </w:p>
    <w:p w14:paraId="449CF89F">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第十五条</w:t>
      </w:r>
      <w:r>
        <w:rPr>
          <w:rFonts w:hint="eastAsia" w:ascii="宋体" w:hAnsi="宋体" w:eastAsia="宋体" w:cs="等线"/>
          <w:sz w:val="24"/>
        </w:rPr>
        <w:t xml:space="preserve"> </w:t>
      </w:r>
      <w:r>
        <w:rPr>
          <w:rFonts w:ascii="宋体" w:hAnsi="宋体" w:eastAsia="宋体" w:cs="等线"/>
          <w:sz w:val="24"/>
        </w:rPr>
        <w:t>乙方同意计算加班工资的计算基数按</w:t>
      </w:r>
      <w:ins w:id="96" w:author="夏律师团队" w:date="2026-06-12T18:01:27Z">
        <w:r>
          <w:rPr>
            <w:rFonts w:hint="eastAsia" w:ascii="宋体" w:hAnsi="宋体" w:eastAsia="宋体" w:cs="等线"/>
            <w:sz w:val="24"/>
          </w:rPr>
          <w:t>劳动合同履行地最低工资</w:t>
        </w:r>
      </w:ins>
      <w:del w:id="97" w:author="夏律师团队" w:date="2026-06-12T18:01:27Z">
        <w:r>
          <w:rPr>
            <w:rFonts w:ascii="宋体" w:hAnsi="宋体" w:eastAsia="宋体" w:cs="等线"/>
            <w:sz w:val="24"/>
          </w:rPr>
          <w:delText>月基本工资</w:delText>
        </w:r>
      </w:del>
      <w:r>
        <w:rPr>
          <w:rFonts w:ascii="宋体" w:hAnsi="宋体" w:eastAsia="宋体" w:cs="等线"/>
          <w:sz w:val="24"/>
        </w:rPr>
        <w:t>计算，甲方在该月工资标准之外另外发放的津贴、补贴、奖金等项目不计算在加班工资的计算基数之内。</w:t>
      </w:r>
    </w:p>
    <w:p w14:paraId="3D972040">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第十六条</w:t>
      </w:r>
      <w:r>
        <w:rPr>
          <w:rFonts w:hint="eastAsia" w:ascii="宋体" w:hAnsi="宋体" w:eastAsia="宋体" w:cs="等线"/>
          <w:sz w:val="24"/>
        </w:rPr>
        <w:t xml:space="preserve"> </w:t>
      </w:r>
      <w:r>
        <w:rPr>
          <w:rFonts w:ascii="宋体" w:hAnsi="宋体" w:eastAsia="宋体" w:cs="等线"/>
          <w:sz w:val="24"/>
        </w:rPr>
        <w:t>乙方同意，如遇客观情况变化、生产经营困难等，甲方可告知乙方适当推迟工资发放时间，但延迟发放不得超过一个月。</w:t>
      </w:r>
    </w:p>
    <w:p w14:paraId="5AB32334">
      <w:pPr>
        <w:keepNext w:val="0"/>
        <w:keepLines w:val="0"/>
        <w:pageBreakBefore w:val="0"/>
        <w:kinsoku/>
        <w:wordWrap/>
        <w:overflowPunct/>
        <w:topLinePunct w:val="0"/>
        <w:autoSpaceDE/>
        <w:autoSpaceDN/>
        <w:bidi w:val="0"/>
        <w:adjustRightInd/>
        <w:snapToGrid/>
        <w:spacing w:line="360" w:lineRule="auto"/>
        <w:ind w:firstLine="482" w:firstLineChars="200"/>
        <w:rPr>
          <w:rFonts w:hint="eastAsia" w:ascii="宋体" w:hAnsi="宋体" w:eastAsia="宋体" w:cs="等线"/>
          <w:sz w:val="24"/>
        </w:rPr>
      </w:pPr>
      <w:r>
        <w:rPr>
          <w:rFonts w:ascii="宋体" w:hAnsi="宋体" w:eastAsia="宋体" w:cs="等线"/>
          <w:b/>
          <w:bCs/>
          <w:sz w:val="24"/>
        </w:rPr>
        <w:t>第十七条</w:t>
      </w:r>
      <w:r>
        <w:rPr>
          <w:rFonts w:hint="eastAsia" w:ascii="宋体" w:hAnsi="宋体" w:eastAsia="宋体" w:cs="等线"/>
          <w:color w:val="FF0000"/>
          <w:sz w:val="24"/>
        </w:rPr>
        <w:t xml:space="preserve"> </w:t>
      </w:r>
      <w:r>
        <w:rPr>
          <w:rFonts w:ascii="宋体" w:hAnsi="宋体" w:eastAsia="宋体" w:cs="等线"/>
          <w:sz w:val="24"/>
        </w:rPr>
        <w:t>乙方若对某月工资</w:t>
      </w:r>
      <w:r>
        <w:rPr>
          <w:rFonts w:hint="eastAsia" w:ascii="宋体" w:hAnsi="宋体" w:eastAsia="宋体" w:cs="等线"/>
          <w:sz w:val="24"/>
        </w:rPr>
        <w:t>、</w:t>
      </w:r>
      <w:ins w:id="98" w:author="夏律师团队" w:date="2026-06-12T16:07:19Z">
        <w:r>
          <w:rPr>
            <w:rFonts w:hint="eastAsia" w:ascii="宋体" w:hAnsi="宋体" w:eastAsia="宋体" w:cs="等线"/>
            <w:sz w:val="24"/>
            <w:lang w:val="en-US" w:eastAsia="zh-CN"/>
          </w:rPr>
          <w:t>提成、</w:t>
        </w:r>
      </w:ins>
      <w:ins w:id="99" w:author="夏律师团队" w:date="2026-06-12T16:07:29Z">
        <w:r>
          <w:rPr>
            <w:rFonts w:hint="eastAsia" w:ascii="宋体" w:hAnsi="宋体" w:eastAsia="宋体" w:cs="等线"/>
            <w:sz w:val="24"/>
            <w:lang w:val="en-US" w:eastAsia="zh-CN"/>
          </w:rPr>
          <w:t>加班时间</w:t>
        </w:r>
      </w:ins>
      <w:ins w:id="100" w:author="夏律师团队" w:date="2026-06-12T16:07:30Z">
        <w:r>
          <w:rPr>
            <w:rFonts w:hint="eastAsia" w:ascii="宋体" w:hAnsi="宋体" w:eastAsia="宋体" w:cs="等线"/>
            <w:sz w:val="24"/>
            <w:lang w:val="en-US" w:eastAsia="zh-CN"/>
          </w:rPr>
          <w:t>、</w:t>
        </w:r>
      </w:ins>
      <w:r>
        <w:rPr>
          <w:rFonts w:ascii="宋体" w:hAnsi="宋体" w:eastAsia="宋体" w:cs="等线"/>
          <w:sz w:val="24"/>
        </w:rPr>
        <w:t>福利待遇</w:t>
      </w:r>
      <w:r>
        <w:rPr>
          <w:rFonts w:hint="eastAsia" w:ascii="宋体" w:hAnsi="宋体" w:eastAsia="宋体" w:cs="等线"/>
          <w:sz w:val="24"/>
        </w:rPr>
        <w:t>等</w:t>
      </w:r>
      <w:r>
        <w:rPr>
          <w:rFonts w:ascii="宋体" w:hAnsi="宋体" w:eastAsia="宋体" w:cs="等线"/>
          <w:sz w:val="24"/>
        </w:rPr>
        <w:t>有异议，应在发放之日起三日内向甲方书面提出，逾期未提出的，视为对该月工资</w:t>
      </w:r>
      <w:r>
        <w:rPr>
          <w:rFonts w:hint="eastAsia" w:ascii="宋体" w:hAnsi="宋体" w:eastAsia="宋体" w:cs="等线"/>
          <w:sz w:val="24"/>
        </w:rPr>
        <w:t>、</w:t>
      </w:r>
      <w:ins w:id="101" w:author="夏律师团队" w:date="2026-06-12T16:07:37Z">
        <w:r>
          <w:rPr>
            <w:rFonts w:hint="eastAsia" w:ascii="宋体" w:hAnsi="宋体" w:eastAsia="宋体" w:cs="等线"/>
            <w:sz w:val="24"/>
            <w:lang w:val="en-US" w:eastAsia="zh-CN"/>
          </w:rPr>
          <w:t>提成、加班时间、</w:t>
        </w:r>
      </w:ins>
      <w:r>
        <w:rPr>
          <w:rFonts w:ascii="宋体" w:hAnsi="宋体" w:eastAsia="宋体" w:cs="等线"/>
          <w:sz w:val="24"/>
        </w:rPr>
        <w:t>福利待遇没有异议</w:t>
      </w:r>
      <w:ins w:id="102" w:author="夏律师团队" w:date="2026-06-12T16:08:07Z">
        <w:r>
          <w:rPr>
            <w:rFonts w:hint="eastAsia" w:ascii="宋体" w:hAnsi="宋体" w:eastAsia="宋体" w:cs="等线"/>
            <w:sz w:val="24"/>
            <w:lang w:eastAsia="zh-CN"/>
          </w:rPr>
          <w:t>，</w:t>
        </w:r>
      </w:ins>
      <w:ins w:id="103" w:author="夏律师团队" w:date="2026-06-12T16:54:30Z">
        <w:r>
          <w:rPr>
            <w:rFonts w:hint="eastAsia" w:ascii="宋体" w:hAnsi="宋体" w:eastAsia="宋体" w:cs="等线"/>
            <w:sz w:val="24"/>
            <w:lang w:val="en-US" w:eastAsia="zh-CN"/>
          </w:rPr>
          <w:t>并</w:t>
        </w:r>
      </w:ins>
      <w:ins w:id="104" w:author="夏律师团队" w:date="2026-06-12T16:07:56Z">
        <w:r>
          <w:rPr>
            <w:rFonts w:hint="eastAsia" w:ascii="宋体" w:hAnsi="宋体" w:eastAsia="宋体" w:cs="等线"/>
            <w:sz w:val="24"/>
            <w:lang w:val="en-US" w:eastAsia="zh-CN"/>
          </w:rPr>
          <w:t>开始</w:t>
        </w:r>
      </w:ins>
      <w:ins w:id="105" w:author="夏律师团队" w:date="2026-06-12T16:07:58Z">
        <w:r>
          <w:rPr>
            <w:rFonts w:hint="eastAsia" w:ascii="宋体" w:hAnsi="宋体" w:eastAsia="宋体" w:cs="等线"/>
            <w:sz w:val="24"/>
            <w:lang w:val="en-US" w:eastAsia="zh-CN"/>
          </w:rPr>
          <w:t>计算</w:t>
        </w:r>
      </w:ins>
      <w:ins w:id="106" w:author="夏律师团队" w:date="2026-06-12T16:08:30Z">
        <w:r>
          <w:rPr>
            <w:rFonts w:hint="eastAsia" w:ascii="宋体" w:hAnsi="宋体" w:eastAsia="宋体" w:cs="等线"/>
            <w:sz w:val="24"/>
            <w:lang w:val="en-US" w:eastAsia="zh-CN"/>
          </w:rPr>
          <w:t>诉讼</w:t>
        </w:r>
      </w:ins>
      <w:ins w:id="107" w:author="夏律师团队" w:date="2026-06-12T16:08:34Z">
        <w:r>
          <w:rPr>
            <w:rFonts w:hint="eastAsia" w:ascii="宋体" w:hAnsi="宋体" w:eastAsia="宋体" w:cs="等线"/>
            <w:sz w:val="24"/>
            <w:lang w:val="en-US" w:eastAsia="zh-CN"/>
          </w:rPr>
          <w:t>或仲裁</w:t>
        </w:r>
      </w:ins>
      <w:ins w:id="108" w:author="夏律师团队" w:date="2026-06-12T16:08:21Z">
        <w:r>
          <w:rPr>
            <w:rFonts w:hint="eastAsia" w:ascii="宋体" w:hAnsi="宋体" w:eastAsia="宋体" w:cs="等线"/>
            <w:sz w:val="24"/>
            <w:lang w:val="en-US" w:eastAsia="zh-CN"/>
          </w:rPr>
          <w:t>时效</w:t>
        </w:r>
      </w:ins>
      <w:ins w:id="109" w:author="夏律师团队" w:date="2026-06-12T16:07:59Z">
        <w:r>
          <w:rPr>
            <w:rFonts w:hint="eastAsia" w:ascii="宋体" w:hAnsi="宋体" w:eastAsia="宋体" w:cs="等线"/>
            <w:sz w:val="24"/>
            <w:lang w:val="en-US" w:eastAsia="zh-CN"/>
          </w:rPr>
          <w:t>。</w:t>
        </w:r>
      </w:ins>
      <w:r>
        <w:rPr>
          <w:rFonts w:ascii="宋体" w:hAnsi="宋体" w:eastAsia="宋体" w:cs="等线"/>
          <w:sz w:val="24"/>
        </w:rPr>
        <w:t>乙方若出现关于本人工资(劳动报酬)方面的不明之处，应通过与甲方人力行政部联系或沟通的方式进行解决。</w:t>
      </w:r>
      <w:r>
        <w:rPr>
          <w:rFonts w:hint="eastAsia" w:ascii="宋体" w:hAnsi="宋体" w:eastAsia="宋体" w:cs="等线"/>
          <w:sz w:val="24"/>
        </w:rPr>
        <w:t>对是否应该支付、支付数量以及支付的方法等，甲方有合理疑问或需要等待相关考评结果，或双方存在争议，暂未向乙方支付的，乙方理解并同意甲方该种情形并不表示甲方无故克扣或故意拖延支付。</w:t>
      </w:r>
    </w:p>
    <w:p w14:paraId="617FA1CB">
      <w:pPr>
        <w:keepNext w:val="0"/>
        <w:keepLines w:val="0"/>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等线"/>
          <w:color w:val="FF0000"/>
          <w:sz w:val="24"/>
        </w:rPr>
      </w:pPr>
    </w:p>
    <w:p w14:paraId="5601D420">
      <w:pPr>
        <w:keepNext w:val="0"/>
        <w:keepLines w:val="0"/>
        <w:pageBreakBefore w:val="0"/>
        <w:numPr>
          <w:ilvl w:val="0"/>
          <w:numId w:val="0"/>
        </w:numPr>
        <w:kinsoku/>
        <w:wordWrap/>
        <w:overflowPunct/>
        <w:topLinePunct w:val="0"/>
        <w:autoSpaceDE/>
        <w:autoSpaceDN/>
        <w:bidi w:val="0"/>
        <w:adjustRightInd/>
        <w:snapToGrid/>
        <w:spacing w:line="360" w:lineRule="auto"/>
        <w:ind w:leftChars="0"/>
        <w:jc w:val="center"/>
        <w:rPr>
          <w:rFonts w:ascii="宋体" w:hAnsi="宋体" w:eastAsia="宋体" w:cs="等线"/>
          <w:b/>
          <w:bCs/>
          <w:sz w:val="24"/>
        </w:rPr>
      </w:pPr>
      <w:r>
        <w:rPr>
          <w:rFonts w:hint="eastAsia" w:ascii="宋体" w:hAnsi="宋体" w:eastAsia="宋体" w:cs="等线"/>
          <w:b/>
          <w:bCs/>
          <w:sz w:val="24"/>
          <w:lang w:val="en-US" w:eastAsia="zh-CN"/>
        </w:rPr>
        <w:t>五、</w:t>
      </w:r>
      <w:r>
        <w:rPr>
          <w:rFonts w:ascii="宋体" w:hAnsi="宋体" w:eastAsia="宋体" w:cs="等线"/>
          <w:b/>
          <w:bCs/>
          <w:sz w:val="24"/>
        </w:rPr>
        <w:t>社会保险及其他保险福利待遇</w:t>
      </w:r>
    </w:p>
    <w:p w14:paraId="6AA1E304">
      <w:pPr>
        <w:keepNext w:val="0"/>
        <w:keepLines w:val="0"/>
        <w:pageBreakBefore w:val="0"/>
        <w:numPr>
          <w:ilvl w:val="0"/>
          <w:numId w:val="0"/>
        </w:numPr>
        <w:kinsoku/>
        <w:wordWrap/>
        <w:overflowPunct/>
        <w:topLinePunct w:val="0"/>
        <w:autoSpaceDE/>
        <w:autoSpaceDN/>
        <w:bidi w:val="0"/>
        <w:adjustRightInd/>
        <w:snapToGrid/>
        <w:spacing w:line="360" w:lineRule="auto"/>
        <w:ind w:leftChars="0"/>
        <w:jc w:val="both"/>
        <w:rPr>
          <w:rFonts w:ascii="宋体" w:hAnsi="宋体" w:eastAsia="宋体" w:cs="等线"/>
          <w:b/>
          <w:bCs/>
          <w:sz w:val="24"/>
        </w:rPr>
      </w:pPr>
    </w:p>
    <w:p w14:paraId="7E7A4E3D">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第十八条</w:t>
      </w:r>
      <w:r>
        <w:rPr>
          <w:rFonts w:hint="eastAsia" w:ascii="宋体" w:hAnsi="宋体" w:eastAsia="宋体" w:cs="等线"/>
          <w:sz w:val="24"/>
        </w:rPr>
        <w:t xml:space="preserve"> </w:t>
      </w:r>
      <w:r>
        <w:rPr>
          <w:rFonts w:ascii="宋体" w:hAnsi="宋体" w:eastAsia="宋体" w:cs="等线"/>
          <w:sz w:val="24"/>
        </w:rPr>
        <w:t>甲乙双方按国家和地方规定参加养老、失业、医疗、工伤等各项社会保险。甲方为乙方办理有关社会保险手续，甲乙双方依法承担缴纳社会保险的义务，甲方可从乙方工资中代扣代缴社会保险费个人缴纳部分。</w:t>
      </w:r>
    </w:p>
    <w:p w14:paraId="408F0740">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第十九条</w:t>
      </w:r>
      <w:r>
        <w:rPr>
          <w:rFonts w:hint="eastAsia" w:ascii="宋体" w:hAnsi="宋体" w:eastAsia="宋体" w:cs="等线"/>
          <w:sz w:val="24"/>
        </w:rPr>
        <w:t xml:space="preserve"> </w:t>
      </w:r>
      <w:r>
        <w:rPr>
          <w:rFonts w:ascii="宋体" w:hAnsi="宋体" w:eastAsia="宋体" w:cs="等线"/>
          <w:sz w:val="24"/>
        </w:rPr>
        <w:t>如果乙方是新入职员工，应在本合同生效之日将个人社会保险关系转入甲方（员工入职前无社会保险账户的除外）。甲方不承担因乙方拒绝或不配合甲方办理相关手续以及提交材料不真实、不完整所导致的后果和责任。</w:t>
      </w:r>
    </w:p>
    <w:p w14:paraId="24D2BF6D">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第二十条</w:t>
      </w:r>
      <w:r>
        <w:rPr>
          <w:rFonts w:hint="eastAsia" w:ascii="宋体" w:hAnsi="宋体" w:eastAsia="宋体" w:cs="等线"/>
          <w:sz w:val="24"/>
        </w:rPr>
        <w:t xml:space="preserve"> </w:t>
      </w:r>
      <w:r>
        <w:rPr>
          <w:rFonts w:ascii="宋体" w:hAnsi="宋体" w:eastAsia="宋体" w:cs="等线"/>
          <w:sz w:val="24"/>
        </w:rPr>
        <w:t>如乙方在本合同约定的时间内或甲方另行指定的时间内未提交办理社会保险所需的资料文件等，视为乙方不符合录用条件，甲方可单方解除本合同，且由此引起包括但不限于不能补缴社会保险及乙方无法享受社会保险待遇等后果和/或责任、补缴费用和/或滞纳金等，均由乙方承担。</w:t>
      </w:r>
    </w:p>
    <w:p w14:paraId="25F7E6D0">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第二十一条</w:t>
      </w:r>
      <w:r>
        <w:rPr>
          <w:rFonts w:hint="eastAsia" w:ascii="宋体" w:hAnsi="宋体" w:eastAsia="宋体" w:cs="等线"/>
          <w:b/>
          <w:bCs/>
          <w:sz w:val="24"/>
        </w:rPr>
        <w:t xml:space="preserve"> </w:t>
      </w:r>
      <w:r>
        <w:rPr>
          <w:rFonts w:ascii="宋体" w:hAnsi="宋体" w:eastAsia="宋体" w:cs="等线"/>
          <w:sz w:val="24"/>
        </w:rPr>
        <w:t>乙方患病或非因工负伤的医疗待遇按国家和地方的有关规定执行。甲方按国家有关规定支付乙方医疗期待遇。</w:t>
      </w:r>
    </w:p>
    <w:p w14:paraId="20CB2284">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第二十二条</w:t>
      </w:r>
      <w:r>
        <w:rPr>
          <w:rFonts w:hint="eastAsia" w:ascii="宋体" w:hAnsi="宋体" w:eastAsia="宋体" w:cs="等线"/>
          <w:sz w:val="24"/>
        </w:rPr>
        <w:t xml:space="preserve"> </w:t>
      </w:r>
      <w:r>
        <w:rPr>
          <w:rFonts w:ascii="宋体" w:hAnsi="宋体" w:eastAsia="宋体" w:cs="等线"/>
          <w:sz w:val="24"/>
        </w:rPr>
        <w:t>乙方患职业病或因工负伤的待遇按国家和地方的有关规定执行。</w:t>
      </w:r>
    </w:p>
    <w:p w14:paraId="189783B0">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第二十三条</w:t>
      </w:r>
      <w:r>
        <w:rPr>
          <w:rFonts w:hint="eastAsia" w:ascii="宋体" w:hAnsi="宋体" w:eastAsia="宋体" w:cs="等线"/>
          <w:sz w:val="24"/>
        </w:rPr>
        <w:t xml:space="preserve"> </w:t>
      </w:r>
      <w:r>
        <w:rPr>
          <w:rFonts w:ascii="宋体" w:hAnsi="宋体" w:eastAsia="宋体" w:cs="等线"/>
          <w:sz w:val="24"/>
        </w:rPr>
        <w:t>甲方为乙方提供的其它福利待遇均非甲方义务及乙方权利，甲方有单独、完整的决定权。</w:t>
      </w:r>
      <w:r>
        <w:rPr>
          <w:rFonts w:ascii="宋体" w:hAnsi="宋体" w:eastAsia="宋体" w:cs="等线"/>
          <w:b/>
          <w:bCs/>
          <w:sz w:val="24"/>
        </w:rPr>
        <w:t>【注：乙方明确知晓并认可甲方的这一权利。】</w:t>
      </w:r>
    </w:p>
    <w:p w14:paraId="74A6B0E0">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第二十四条</w:t>
      </w:r>
      <w:r>
        <w:rPr>
          <w:rFonts w:hint="eastAsia" w:ascii="宋体" w:hAnsi="宋体" w:eastAsia="宋体" w:cs="等线"/>
          <w:sz w:val="24"/>
        </w:rPr>
        <w:t xml:space="preserve"> </w:t>
      </w:r>
      <w:r>
        <w:rPr>
          <w:rFonts w:ascii="宋体" w:hAnsi="宋体" w:eastAsia="宋体" w:cs="等线"/>
          <w:sz w:val="24"/>
        </w:rPr>
        <w:t>乙方在孕期、产期、哺乳期等各项待遇，按属地政府颁布的有关生育保险政策规定执行。</w:t>
      </w:r>
    </w:p>
    <w:p w14:paraId="60B41234">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第二十五条</w:t>
      </w:r>
      <w:r>
        <w:rPr>
          <w:rFonts w:hint="eastAsia" w:ascii="宋体" w:hAnsi="宋体" w:eastAsia="宋体" w:cs="等线"/>
          <w:sz w:val="24"/>
        </w:rPr>
        <w:t xml:space="preserve"> </w:t>
      </w:r>
      <w:r>
        <w:rPr>
          <w:rFonts w:ascii="宋体" w:hAnsi="宋体" w:eastAsia="宋体" w:cs="等线"/>
          <w:sz w:val="24"/>
        </w:rPr>
        <w:t>本合同解除或终止时，甲方应当为乙方出具解除或终止劳动合同证明。乙方应在劳动合同解除或终止日起的十五天内（含当日）到甲方办理人事档案和社会保险、住房公积金的转移手续（乙方无人事档案的除外）。乙方逾期未办理的，由此导致的后果由乙方自行承担。</w:t>
      </w:r>
    </w:p>
    <w:p w14:paraId="2CF7C9C0">
      <w:pPr>
        <w:keepNext w:val="0"/>
        <w:keepLines w:val="0"/>
        <w:pageBreakBefore w:val="0"/>
        <w:kinsoku/>
        <w:wordWrap/>
        <w:overflowPunct/>
        <w:topLinePunct w:val="0"/>
        <w:autoSpaceDE/>
        <w:autoSpaceDN/>
        <w:bidi w:val="0"/>
        <w:adjustRightInd/>
        <w:snapToGrid/>
        <w:spacing w:line="360" w:lineRule="auto"/>
        <w:jc w:val="center"/>
        <w:rPr>
          <w:rFonts w:ascii="宋体" w:hAnsi="宋体" w:eastAsia="宋体" w:cs="等线"/>
          <w:b/>
          <w:bCs/>
          <w:sz w:val="24"/>
        </w:rPr>
      </w:pPr>
    </w:p>
    <w:p w14:paraId="3BEB4D02">
      <w:pPr>
        <w:keepNext w:val="0"/>
        <w:keepLines w:val="0"/>
        <w:pageBreakBefore w:val="0"/>
        <w:kinsoku/>
        <w:wordWrap/>
        <w:overflowPunct/>
        <w:topLinePunct w:val="0"/>
        <w:autoSpaceDE/>
        <w:autoSpaceDN/>
        <w:bidi w:val="0"/>
        <w:adjustRightInd/>
        <w:snapToGrid/>
        <w:spacing w:line="360" w:lineRule="auto"/>
        <w:jc w:val="center"/>
        <w:rPr>
          <w:rFonts w:ascii="宋体" w:hAnsi="宋体" w:eastAsia="宋体" w:cs="等线"/>
          <w:b/>
          <w:bCs/>
          <w:sz w:val="24"/>
        </w:rPr>
      </w:pPr>
      <w:r>
        <w:rPr>
          <w:rFonts w:ascii="宋体" w:hAnsi="宋体" w:eastAsia="宋体" w:cs="等线"/>
          <w:b/>
          <w:bCs/>
          <w:sz w:val="24"/>
        </w:rPr>
        <w:t>六、劳动纪律和规章制度</w:t>
      </w:r>
    </w:p>
    <w:p w14:paraId="4180FE0C">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b/>
          <w:bCs/>
          <w:sz w:val="24"/>
        </w:rPr>
      </w:pPr>
    </w:p>
    <w:p w14:paraId="09C6CF19">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第二十六条</w:t>
      </w:r>
      <w:r>
        <w:rPr>
          <w:rFonts w:hint="eastAsia" w:ascii="宋体" w:hAnsi="宋体" w:eastAsia="宋体" w:cs="等线"/>
          <w:sz w:val="24"/>
        </w:rPr>
        <w:t xml:space="preserve"> </w:t>
      </w:r>
      <w:r>
        <w:rPr>
          <w:rFonts w:ascii="宋体" w:hAnsi="宋体" w:eastAsia="宋体" w:cs="等线"/>
          <w:sz w:val="24"/>
        </w:rPr>
        <w:t>甲方应根据经营和工作需要，对乙方进行法律法规、职业道德、劳动安全卫生、公司规章等方面的教育和培训。</w:t>
      </w:r>
    </w:p>
    <w:p w14:paraId="02C9FC84">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第二十七条</w:t>
      </w:r>
      <w:r>
        <w:rPr>
          <w:rFonts w:hint="eastAsia" w:ascii="宋体" w:hAnsi="宋体" w:eastAsia="宋体" w:cs="等线"/>
          <w:sz w:val="24"/>
        </w:rPr>
        <w:t xml:space="preserve"> </w:t>
      </w:r>
      <w:r>
        <w:rPr>
          <w:rFonts w:ascii="宋体" w:hAnsi="宋体" w:eastAsia="宋体" w:cs="等线"/>
          <w:sz w:val="24"/>
        </w:rPr>
        <w:t>甲方根据经营需要依法制定规章制度和劳动纪律。乙方应服从甲方的工作安排，严格遵守国家法律、法规和甲方依法制定的规章制度、劳动纪律及工作规范，爱护甲方的财产，遵守职业道德，积极参加甲方组织的培训，提高职业技能。</w:t>
      </w:r>
    </w:p>
    <w:p w14:paraId="21A7BAC3">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第二十八条</w:t>
      </w:r>
      <w:r>
        <w:rPr>
          <w:rFonts w:hint="eastAsia" w:ascii="宋体" w:hAnsi="宋体" w:eastAsia="宋体" w:cs="等线"/>
          <w:sz w:val="24"/>
        </w:rPr>
        <w:t xml:space="preserve"> </w:t>
      </w:r>
      <w:commentRangeStart w:id="6"/>
      <w:r>
        <w:rPr>
          <w:rFonts w:ascii="宋体" w:hAnsi="宋体" w:eastAsia="宋体" w:cs="等线"/>
          <w:sz w:val="24"/>
        </w:rPr>
        <w:t>甲方制定或修改的各项规章制度，可选择通过书面文件、公司集体或单独会议、培训、电子邮件、张贴通知等方式向乙方</w:t>
      </w:r>
      <w:r>
        <w:rPr>
          <w:rFonts w:hint="eastAsia" w:ascii="宋体" w:hAnsi="宋体" w:eastAsia="宋体" w:cs="等线"/>
          <w:sz w:val="24"/>
        </w:rPr>
        <w:t>征求意见或进行</w:t>
      </w:r>
      <w:r>
        <w:rPr>
          <w:rFonts w:ascii="宋体" w:hAnsi="宋体" w:eastAsia="宋体" w:cs="等线"/>
          <w:sz w:val="24"/>
        </w:rPr>
        <w:t>公示。乙方有义务通过前述渠道</w:t>
      </w:r>
      <w:r>
        <w:rPr>
          <w:rFonts w:hint="eastAsia" w:ascii="宋体" w:hAnsi="宋体" w:eastAsia="宋体" w:cs="等线"/>
          <w:sz w:val="24"/>
        </w:rPr>
        <w:t>及时</w:t>
      </w:r>
      <w:r>
        <w:rPr>
          <w:rFonts w:ascii="宋体" w:hAnsi="宋体" w:eastAsia="宋体" w:cs="等线"/>
          <w:sz w:val="24"/>
        </w:rPr>
        <w:t>充分了解甲方定期或不定期更新的规章制度。乙方未履行前述义务的，不影响甲方规章制度的效力。</w:t>
      </w:r>
      <w:commentRangeEnd w:id="6"/>
      <w:r>
        <w:commentReference w:id="6"/>
      </w:r>
    </w:p>
    <w:p w14:paraId="2832DC80">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第二十九条</w:t>
      </w:r>
      <w:r>
        <w:rPr>
          <w:rFonts w:hint="eastAsia" w:ascii="宋体" w:hAnsi="宋体" w:eastAsia="宋体" w:cs="等线"/>
          <w:b/>
          <w:bCs/>
          <w:sz w:val="24"/>
        </w:rPr>
        <w:t xml:space="preserve"> </w:t>
      </w:r>
      <w:r>
        <w:rPr>
          <w:rFonts w:ascii="宋体" w:hAnsi="宋体" w:eastAsia="宋体" w:cs="等线"/>
          <w:sz w:val="24"/>
        </w:rPr>
        <w:t>乙方应自觉遵守中华人民共和国各项法律法规与公民诚实信用道德规范，同时应遵守甲方依法制定的规章制度，服从甲方管理，积极完成所从事的工作任务。乙方应严格遵守甲方的规章制度、保密义务、竞业限制等。乙方违反劳动纪律或甲方的规章制度，甲方有权根据规章制度进行处理，包括但不限于给予相应的纪律处分等，直至解除本合同。</w:t>
      </w:r>
    </w:p>
    <w:p w14:paraId="1A7C94A6">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第三十条</w:t>
      </w:r>
      <w:r>
        <w:rPr>
          <w:rFonts w:hint="eastAsia" w:ascii="宋体" w:hAnsi="宋体" w:eastAsia="宋体" w:cs="等线"/>
          <w:sz w:val="24"/>
        </w:rPr>
        <w:t xml:space="preserve"> </w:t>
      </w:r>
      <w:r>
        <w:rPr>
          <w:rFonts w:ascii="宋体" w:hAnsi="宋体" w:eastAsia="宋体" w:cs="等线"/>
          <w:sz w:val="24"/>
        </w:rPr>
        <w:t>因乙方过错或违纪行为致使甲方遭受损失的，甲方有权要求乙方给予经济赔偿，并依法追究乙方责任。</w:t>
      </w:r>
    </w:p>
    <w:p w14:paraId="352B2324">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commentRangeStart w:id="7"/>
      <w:r>
        <w:rPr>
          <w:rFonts w:ascii="宋体" w:hAnsi="宋体" w:eastAsia="宋体" w:cs="等线"/>
          <w:b/>
          <w:bCs/>
          <w:sz w:val="24"/>
        </w:rPr>
        <w:t>第三十一条</w:t>
      </w:r>
      <w:r>
        <w:rPr>
          <w:rFonts w:hint="eastAsia" w:ascii="宋体" w:hAnsi="宋体" w:eastAsia="宋体" w:cs="等线"/>
          <w:sz w:val="24"/>
        </w:rPr>
        <w:t xml:space="preserve"> </w:t>
      </w:r>
      <w:r>
        <w:rPr>
          <w:rFonts w:ascii="宋体" w:hAnsi="宋体" w:eastAsia="宋体" w:cs="等线"/>
          <w:sz w:val="24"/>
        </w:rPr>
        <w:t>乙方有以下情形之一时，属于严重违反公司规章制度的行为，甲方有权解除本合同，并不给予任何经济补偿：</w:t>
      </w:r>
      <w:commentRangeEnd w:id="7"/>
      <w:r>
        <w:commentReference w:id="7"/>
      </w:r>
    </w:p>
    <w:p w14:paraId="1EFE504C">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(一)严重违纪，影响经营、工作秩序的，或给甲方造成经济损失</w:t>
      </w:r>
      <w:r>
        <w:rPr>
          <w:rFonts w:hint="eastAsia" w:ascii="宋体" w:hAnsi="宋体" w:eastAsia="宋体" w:cs="等线"/>
          <w:sz w:val="24"/>
          <w:lang w:val="en-US" w:eastAsia="zh-CN"/>
        </w:rPr>
        <w:t>3</w:t>
      </w:r>
      <w:r>
        <w:rPr>
          <w:rFonts w:ascii="宋体" w:hAnsi="宋体" w:eastAsia="宋体" w:cs="等线"/>
          <w:sz w:val="24"/>
        </w:rPr>
        <w:t>,000元以上的；</w:t>
      </w:r>
    </w:p>
    <w:p w14:paraId="56B793F0">
      <w:pPr>
        <w:keepNext w:val="0"/>
        <w:keepLines w:val="0"/>
        <w:pageBreakBefore w:val="0"/>
        <w:kinsoku/>
        <w:wordWrap/>
        <w:overflowPunct/>
        <w:topLinePunct w:val="0"/>
        <w:autoSpaceDE/>
        <w:autoSpaceDN/>
        <w:bidi w:val="0"/>
        <w:adjustRightInd/>
        <w:snapToGrid/>
        <w:spacing w:line="360" w:lineRule="auto"/>
        <w:ind w:firstLine="480" w:firstLineChars="200"/>
        <w:jc w:val="left"/>
        <w:rPr>
          <w:ins w:id="110" w:author="夏律师团队" w:date="2026-06-12T16:50:28Z"/>
          <w:rFonts w:ascii="宋体" w:hAnsi="宋体" w:eastAsia="宋体" w:cs="等线"/>
          <w:sz w:val="24"/>
        </w:rPr>
      </w:pPr>
      <w:r>
        <w:rPr>
          <w:rFonts w:ascii="宋体" w:hAnsi="宋体" w:eastAsia="宋体" w:cs="等线"/>
          <w:sz w:val="24"/>
        </w:rPr>
        <w:t>(二)未经甲方同意，以任何方式直接或间接地受雇于他人，从事任何性质和形式的工作，包括但不限于咨询或从事经营活动；</w:t>
      </w:r>
    </w:p>
    <w:p w14:paraId="60F16F55">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ins w:id="111" w:author="夏律师团队" w:date="2026-06-12T16:50:31Z">
        <w:r>
          <w:rPr>
            <w:rFonts w:hint="eastAsia" w:ascii="宋体" w:hAnsi="宋体" w:eastAsia="宋体" w:cs="等线"/>
            <w:sz w:val="24"/>
          </w:rPr>
          <w:t>乙方设立公司，或在其他公司中担任董事、监事、高级管理人员或财务负责人，不论其设立的公司与甲方公司的经营范围是否相同，不论是否对乙方的本职工作产生影响</w:t>
        </w:r>
      </w:ins>
      <w:ins w:id="112" w:author="夏律师团队" w:date="2026-06-12T17:05:08Z">
        <w:r>
          <w:rPr>
            <w:rFonts w:hint="eastAsia" w:ascii="宋体" w:hAnsi="宋体" w:eastAsia="宋体" w:cs="等线"/>
            <w:sz w:val="24"/>
            <w:lang w:eastAsia="zh-CN"/>
          </w:rPr>
          <w:t>的</w:t>
        </w:r>
      </w:ins>
      <w:ins w:id="113" w:author="夏律师团队" w:date="2026-06-12T16:50:31Z">
        <w:r>
          <w:rPr>
            <w:rFonts w:hint="eastAsia" w:ascii="宋体" w:hAnsi="宋体" w:eastAsia="宋体" w:cs="等线"/>
            <w:sz w:val="24"/>
          </w:rPr>
          <w:t>；</w:t>
        </w:r>
      </w:ins>
    </w:p>
    <w:p w14:paraId="76879764">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(三)自营、从事经营或投资与甲方竞争企业、竞争性业务或与甲方相关联的业务的；</w:t>
      </w:r>
    </w:p>
    <w:p w14:paraId="666268C6">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(四)与跟甲方有竞争关系或商业往来关系的个人或组织存在业务关联关系，有可能导致利益冲突的；</w:t>
      </w:r>
    </w:p>
    <w:p w14:paraId="5AD49A7D">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(五)挪用或侵占公司财物，或私自接受客户、供应商及利害关系方任何好处及报酬的，无论何种金额及手段；</w:t>
      </w:r>
    </w:p>
    <w:p w14:paraId="56B20FBB">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(六)工作中不服从管理或调整，不按领导的正当指令行事的，经再次要求仍不服从的或经劝阻无效的；</w:t>
      </w:r>
    </w:p>
    <w:p w14:paraId="77F6ABA6">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(七)不服从工作分配擅自离开岗位的；</w:t>
      </w:r>
    </w:p>
    <w:p w14:paraId="6D44036D">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(八)违反甲方的保密条款，泄露甲方商业秘密的；</w:t>
      </w:r>
    </w:p>
    <w:p w14:paraId="126B046F">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(九)一年内累计旷工5日（含5日）以上的或连续旷工3日（含3日）以上的，或一个月内累计迟到或早退5次（含5次）以上的</w:t>
      </w:r>
      <w:r>
        <w:rPr>
          <w:rFonts w:hint="eastAsia" w:ascii="宋体" w:hAnsi="宋体" w:eastAsia="宋体" w:cs="等线"/>
          <w:sz w:val="24"/>
          <w:lang w:eastAsia="zh-CN"/>
        </w:rPr>
        <w:t>，</w:t>
      </w:r>
      <w:r>
        <w:rPr>
          <w:rFonts w:hint="eastAsia" w:ascii="宋体" w:hAnsi="宋体" w:eastAsia="宋体" w:cs="等线"/>
          <w:sz w:val="24"/>
          <w:lang w:val="en-US" w:eastAsia="zh-CN"/>
        </w:rPr>
        <w:t>或</w:t>
      </w:r>
      <w:ins w:id="114" w:author="夏律师团队" w:date="2026-06-12T16:45:10Z">
        <w:r>
          <w:rPr>
            <w:rFonts w:hint="eastAsia" w:ascii="宋体" w:hAnsi="宋体" w:eastAsia="宋体" w:cs="等线"/>
            <w:sz w:val="24"/>
            <w:lang w:val="en-US" w:eastAsia="zh-CN"/>
          </w:rPr>
          <w:t>一年内</w:t>
        </w:r>
      </w:ins>
      <w:ins w:id="115" w:author="夏律师团队" w:date="2026-06-12T16:45:11Z">
        <w:r>
          <w:rPr>
            <w:rFonts w:hint="eastAsia" w:ascii="宋体" w:hAnsi="宋体" w:eastAsia="宋体" w:cs="等线"/>
            <w:sz w:val="24"/>
            <w:lang w:val="en-US" w:eastAsia="zh-CN"/>
          </w:rPr>
          <w:t>三</w:t>
        </w:r>
      </w:ins>
      <w:ins w:id="116" w:author="夏律师团队" w:date="2026-06-12T16:44:49Z">
        <w:r>
          <w:rPr>
            <w:rFonts w:hint="eastAsia" w:ascii="宋体" w:hAnsi="宋体" w:eastAsia="宋体" w:cs="等线"/>
            <w:sz w:val="24"/>
            <w:lang w:val="en-US" w:eastAsia="zh-CN"/>
          </w:rPr>
          <w:t>次</w:t>
        </w:r>
      </w:ins>
      <w:ins w:id="117" w:author="夏律师团队" w:date="2026-06-12T16:44:50Z">
        <w:r>
          <w:rPr>
            <w:rFonts w:hint="eastAsia" w:ascii="宋体" w:hAnsi="宋体" w:eastAsia="宋体" w:cs="等线"/>
            <w:sz w:val="24"/>
            <w:lang w:val="en-US" w:eastAsia="zh-CN"/>
          </w:rPr>
          <w:t>以上</w:t>
        </w:r>
      </w:ins>
      <w:r>
        <w:rPr>
          <w:rFonts w:hint="eastAsia" w:ascii="宋体" w:hAnsi="宋体" w:eastAsia="宋体" w:cs="等线"/>
          <w:sz w:val="24"/>
          <w:lang w:val="en-US" w:eastAsia="zh-CN"/>
        </w:rPr>
        <w:t>虚假考勤打卡</w:t>
      </w:r>
      <w:ins w:id="118" w:author="夏律师团队" w:date="2026-06-12T16:44:12Z">
        <w:r>
          <w:rPr>
            <w:rFonts w:hint="eastAsia" w:ascii="宋体" w:hAnsi="宋体" w:eastAsia="宋体" w:cs="等线"/>
            <w:sz w:val="24"/>
            <w:lang w:val="en-US" w:eastAsia="zh-CN"/>
          </w:rPr>
          <w:t>、</w:t>
        </w:r>
      </w:ins>
      <w:ins w:id="119" w:author="夏律师团队" w:date="2026-06-12T16:44:14Z">
        <w:r>
          <w:rPr>
            <w:rFonts w:hint="eastAsia" w:ascii="宋体" w:hAnsi="宋体" w:eastAsia="宋体" w:cs="等线"/>
            <w:sz w:val="24"/>
            <w:lang w:val="en-US" w:eastAsia="zh-CN"/>
          </w:rPr>
          <w:t>让</w:t>
        </w:r>
      </w:ins>
      <w:ins w:id="120" w:author="夏律师团队" w:date="2026-06-12T16:44:15Z">
        <w:r>
          <w:rPr>
            <w:rFonts w:hint="eastAsia" w:ascii="宋体" w:hAnsi="宋体" w:eastAsia="宋体" w:cs="等线"/>
            <w:sz w:val="24"/>
            <w:lang w:val="en-US" w:eastAsia="zh-CN"/>
          </w:rPr>
          <w:t>他人</w:t>
        </w:r>
      </w:ins>
      <w:ins w:id="121" w:author="夏律师团队" w:date="2026-06-12T16:44:17Z">
        <w:r>
          <w:rPr>
            <w:rFonts w:hint="eastAsia" w:ascii="宋体" w:hAnsi="宋体" w:eastAsia="宋体" w:cs="等线"/>
            <w:sz w:val="24"/>
            <w:lang w:val="en-US" w:eastAsia="zh-CN"/>
          </w:rPr>
          <w:t>代为</w:t>
        </w:r>
      </w:ins>
      <w:ins w:id="122" w:author="夏律师团队" w:date="2026-06-12T16:44:18Z">
        <w:r>
          <w:rPr>
            <w:rFonts w:hint="eastAsia" w:ascii="宋体" w:hAnsi="宋体" w:eastAsia="宋体" w:cs="等线"/>
            <w:sz w:val="24"/>
            <w:lang w:val="en-US" w:eastAsia="zh-CN"/>
          </w:rPr>
          <w:t>打卡</w:t>
        </w:r>
      </w:ins>
      <w:r>
        <w:rPr>
          <w:rFonts w:hint="eastAsia" w:ascii="宋体" w:hAnsi="宋体" w:eastAsia="宋体" w:cs="等线"/>
          <w:sz w:val="24"/>
          <w:lang w:val="en-US" w:eastAsia="zh-CN"/>
        </w:rPr>
        <w:t>的</w:t>
      </w:r>
      <w:ins w:id="123" w:author="夏律师团队" w:date="2026-06-12T17:03:42Z">
        <w:r>
          <w:rPr>
            <w:rFonts w:hint="eastAsia" w:ascii="宋体" w:hAnsi="宋体" w:eastAsia="宋体" w:cs="等线"/>
            <w:sz w:val="24"/>
            <w:lang w:val="en-US" w:eastAsia="zh-CN"/>
          </w:rPr>
          <w:t>（</w:t>
        </w:r>
      </w:ins>
      <w:ins w:id="124" w:author="夏律师团队" w:date="2026-06-12T16:55:12Z">
        <w:r>
          <w:rPr>
            <w:rFonts w:hint="eastAsia" w:ascii="宋体" w:hAnsi="宋体" w:eastAsia="宋体" w:cs="等线"/>
            <w:sz w:val="24"/>
            <w:lang w:val="en-US" w:eastAsia="zh-CN"/>
          </w:rPr>
          <w:t>打卡后无故离开工位超过一个小时的，视为旷工半日</w:t>
        </w:r>
      </w:ins>
      <w:ins w:id="125" w:author="夏律师团队" w:date="2026-06-12T17:03:48Z">
        <w:r>
          <w:rPr>
            <w:rFonts w:hint="eastAsia" w:ascii="宋体" w:hAnsi="宋体" w:eastAsia="宋体" w:cs="等线"/>
            <w:sz w:val="24"/>
            <w:lang w:val="en-US" w:eastAsia="zh-CN"/>
          </w:rPr>
          <w:t>）</w:t>
        </w:r>
      </w:ins>
      <w:r>
        <w:rPr>
          <w:rFonts w:ascii="宋体" w:hAnsi="宋体" w:eastAsia="宋体" w:cs="等线"/>
          <w:sz w:val="24"/>
        </w:rPr>
        <w:t>；</w:t>
      </w:r>
    </w:p>
    <w:p w14:paraId="552A20AD">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(十)在公司内有任何暴力、胁迫、伤害、盗窃、赌博、嫖娼或其他具有博彩性质活动等不法行为及违反社会公德的行为的；</w:t>
      </w:r>
    </w:p>
    <w:p w14:paraId="6DCB388F">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(十一)乙方利用甲方客户、业务渠道，表达谋取私利的交易意向、发生谋取私利的交易行为或结果的；</w:t>
      </w:r>
    </w:p>
    <w:p w14:paraId="58C550FB">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(十二)使用各种手段（包括但不限于社交平台、电子邮件等）发布不当言论、信息，诋毁甲方名誉、声誉的，或给甲方信誉造成损害的（包括但不限于由于乙方行为被媒体所报道等）；</w:t>
      </w:r>
    </w:p>
    <w:p w14:paraId="104DA14A">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(十三)与客户</w:t>
      </w:r>
      <w:r>
        <w:rPr>
          <w:rFonts w:hint="eastAsia" w:ascii="宋体" w:hAnsi="宋体" w:eastAsia="宋体" w:cs="等线"/>
          <w:sz w:val="24"/>
          <w:lang w:val="en-US" w:eastAsia="zh-CN"/>
        </w:rPr>
        <w:t>或同事</w:t>
      </w:r>
      <w:r>
        <w:rPr>
          <w:rFonts w:ascii="宋体" w:hAnsi="宋体" w:eastAsia="宋体" w:cs="等线"/>
          <w:sz w:val="24"/>
        </w:rPr>
        <w:t>发生肢体冲突或剧烈言辞冲突的，无论何种原因；</w:t>
      </w:r>
    </w:p>
    <w:p w14:paraId="31B96C92">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(十四)提供虚假的票据进行报销，或报销用途与实际用途不相符合的，无论金额多少；</w:t>
      </w:r>
    </w:p>
    <w:p w14:paraId="2244622C">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(十五)违反国家法律法规被依法追究刑事责任或被通缉在案、刑事拘留、行政拘留、治安拘留或被国家机关处以其他处罚的；</w:t>
      </w:r>
    </w:p>
    <w:p w14:paraId="16DEDCBF">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(十六)在录用前或入职时或在职期间对公司隐瞒、谎报个人工作经历、资历、既往历史等背景及被刑事、治安处罚等经历的；</w:t>
      </w:r>
    </w:p>
    <w:p w14:paraId="4B059C41">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(十七)在录用前或入职时或在职期间向公司提供不实材料的，包括但不限于：虚假的学历学位证书、资质等级证书、离职证明、个人简历、体检证明、个人所得税专项附加扣除信息或资料等；</w:t>
      </w:r>
    </w:p>
    <w:p w14:paraId="5467D7CB">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(十八)在本合同有效期内从事任何与甲方构成竞争的业务，或持有与甲方构成竞争关系的企业、商业机构或者组织的股份、期权或者其他形式的权利（因买卖上市公司股票而短期持有的除外)；</w:t>
      </w:r>
    </w:p>
    <w:p w14:paraId="53B0875A">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(十九)被发现参与法轮功或其他非法组织的，或存在有酗酒、吸毒行为的；</w:t>
      </w:r>
    </w:p>
    <w:p w14:paraId="1999F796">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(二十)不立即报告任何严重的传染病，故意危害同事或客户健康的；</w:t>
      </w:r>
    </w:p>
    <w:p w14:paraId="190F4B41">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(二十一)因乙方个人行为直接或间接给甲方造成不良影响的，包括但不限于唆使、试图诱使甲方的雇员、顾问等脱离甲方的；</w:t>
      </w:r>
    </w:p>
    <w:p w14:paraId="1FEB07E6">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(二十二)故意或未尽谨慎义务而违反安全规范或不服从指示而影响工作伙伴或合作伙伴或客户安全的；</w:t>
      </w:r>
    </w:p>
    <w:p w14:paraId="1CB7AB14">
      <w:pPr>
        <w:keepNext w:val="0"/>
        <w:keepLines w:val="0"/>
        <w:pageBreakBefore w:val="0"/>
        <w:kinsoku/>
        <w:wordWrap/>
        <w:overflowPunct/>
        <w:topLinePunct w:val="0"/>
        <w:autoSpaceDE/>
        <w:autoSpaceDN/>
        <w:bidi w:val="0"/>
        <w:adjustRightInd/>
        <w:snapToGrid/>
        <w:spacing w:line="360" w:lineRule="auto"/>
        <w:ind w:firstLine="480" w:firstLineChars="200"/>
        <w:jc w:val="left"/>
        <w:rPr>
          <w:ins w:id="126" w:author="夏律师团队" w:date="2026-06-12T16:33:43Z"/>
          <w:rFonts w:ascii="宋体" w:hAnsi="宋体" w:eastAsia="宋体" w:cs="等线"/>
          <w:sz w:val="24"/>
        </w:rPr>
      </w:pPr>
      <w:r>
        <w:rPr>
          <w:rFonts w:ascii="宋体" w:hAnsi="宋体" w:eastAsia="宋体" w:cs="等线"/>
          <w:sz w:val="24"/>
        </w:rPr>
        <w:t>(二十三)员工存在严重违反诚实信用原则或严重违背职业道德或严重违反社会公认的公序良俗</w:t>
      </w:r>
      <w:r>
        <w:rPr>
          <w:rFonts w:hint="eastAsia" w:ascii="宋体" w:hAnsi="宋体" w:eastAsia="宋体" w:cs="等线"/>
          <w:sz w:val="24"/>
        </w:rPr>
        <w:t>、社会主义核心价值观</w:t>
      </w:r>
      <w:r>
        <w:rPr>
          <w:rFonts w:ascii="宋体" w:hAnsi="宋体" w:eastAsia="宋体" w:cs="等线"/>
          <w:sz w:val="24"/>
        </w:rPr>
        <w:t>之行为的；</w:t>
      </w:r>
    </w:p>
    <w:p w14:paraId="42EA257D">
      <w:pPr>
        <w:keepNext w:val="0"/>
        <w:keepLines w:val="0"/>
        <w:pageBreakBefore w:val="0"/>
        <w:kinsoku/>
        <w:wordWrap/>
        <w:overflowPunct/>
        <w:topLinePunct w:val="0"/>
        <w:autoSpaceDE/>
        <w:autoSpaceDN/>
        <w:bidi w:val="0"/>
        <w:adjustRightInd/>
        <w:snapToGrid/>
        <w:spacing w:line="360" w:lineRule="auto"/>
        <w:ind w:firstLine="480" w:firstLineChars="200"/>
        <w:jc w:val="left"/>
        <w:rPr>
          <w:ins w:id="128" w:author="夏律师团队" w:date="2026-06-18T11:29:37Z"/>
          <w:rFonts w:hint="eastAsia" w:ascii="宋体" w:hAnsi="宋体" w:eastAsia="宋体" w:cs="等线"/>
          <w:sz w:val="24"/>
          <w:lang w:val="en-US" w:eastAsia="zh-CN"/>
        </w:rPr>
        <w:pPrChange w:id="127" w:author="夏律师团队" w:date="2026-06-12T16:45:21Z">
          <w:pPr>
            <w:keepNext w:val="0"/>
            <w:keepLines w:val="0"/>
            <w:pageBreakBefore w:val="0"/>
            <w:kinsoku/>
            <w:wordWrap/>
            <w:overflowPunct/>
            <w:topLinePunct w:val="0"/>
            <w:autoSpaceDE/>
            <w:autoSpaceDN/>
            <w:bidi w:val="0"/>
            <w:adjustRightInd/>
            <w:snapToGrid/>
            <w:spacing w:line="360" w:lineRule="auto"/>
            <w:ind w:firstLine="480" w:firstLineChars="200"/>
            <w:jc w:val="left"/>
          </w:pPr>
        </w:pPrChange>
      </w:pPr>
      <w:ins w:id="129" w:author="夏律师团队" w:date="2026-06-12T16:33:45Z">
        <w:r>
          <w:rPr>
            <w:rFonts w:hint="eastAsia" w:ascii="宋体" w:hAnsi="宋体" w:eastAsia="宋体" w:cs="等线"/>
            <w:sz w:val="24"/>
            <w:lang w:eastAsia="zh-CN"/>
          </w:rPr>
          <w:t>（</w:t>
        </w:r>
      </w:ins>
      <w:ins w:id="130" w:author="夏律师团队" w:date="2026-06-12T16:33:48Z">
        <w:r>
          <w:rPr>
            <w:rFonts w:hint="eastAsia" w:ascii="宋体" w:hAnsi="宋体" w:eastAsia="宋体" w:cs="等线"/>
            <w:sz w:val="24"/>
            <w:lang w:val="en-US" w:eastAsia="zh-CN"/>
          </w:rPr>
          <w:t>二十四</w:t>
        </w:r>
      </w:ins>
      <w:ins w:id="131" w:author="夏律师团队" w:date="2026-06-12T16:33:45Z">
        <w:r>
          <w:rPr>
            <w:rFonts w:hint="eastAsia" w:ascii="宋体" w:hAnsi="宋体" w:eastAsia="宋体" w:cs="等线"/>
            <w:sz w:val="24"/>
            <w:lang w:eastAsia="zh-CN"/>
          </w:rPr>
          <w:t>）</w:t>
        </w:r>
      </w:ins>
      <w:ins w:id="132" w:author="夏律师团队" w:date="2026-06-12T17:00:31Z">
        <w:r>
          <w:rPr>
            <w:rFonts w:hint="eastAsia" w:ascii="宋体" w:hAnsi="宋体" w:eastAsia="宋体" w:cs="等线"/>
            <w:sz w:val="24"/>
            <w:lang w:val="en-US" w:eastAsia="zh-CN"/>
          </w:rPr>
          <w:t>乙方</w:t>
        </w:r>
      </w:ins>
      <w:ins w:id="133" w:author="夏律师团队" w:date="2026-06-12T17:00:33Z">
        <w:r>
          <w:rPr>
            <w:rFonts w:hint="eastAsia" w:ascii="宋体" w:hAnsi="宋体" w:eastAsia="宋体" w:cs="等线"/>
            <w:sz w:val="24"/>
            <w:lang w:val="en-US" w:eastAsia="zh-CN"/>
          </w:rPr>
          <w:t>未</w:t>
        </w:r>
      </w:ins>
      <w:ins w:id="134" w:author="夏律师团队" w:date="2026-06-12T17:00:34Z">
        <w:r>
          <w:rPr>
            <w:rFonts w:hint="eastAsia" w:ascii="宋体" w:hAnsi="宋体" w:eastAsia="宋体" w:cs="等线"/>
            <w:sz w:val="24"/>
            <w:lang w:val="en-US" w:eastAsia="zh-CN"/>
          </w:rPr>
          <w:t>申报</w:t>
        </w:r>
      </w:ins>
      <w:ins w:id="135" w:author="夏律师团队" w:date="2026-06-12T17:00:35Z">
        <w:r>
          <w:rPr>
            <w:rFonts w:hint="eastAsia" w:ascii="宋体" w:hAnsi="宋体" w:eastAsia="宋体" w:cs="等线"/>
            <w:sz w:val="24"/>
            <w:lang w:val="en-US" w:eastAsia="zh-CN"/>
          </w:rPr>
          <w:t>或</w:t>
        </w:r>
      </w:ins>
      <w:ins w:id="136" w:author="夏律师团队" w:date="2026-06-12T17:00:36Z">
        <w:r>
          <w:rPr>
            <w:rFonts w:hint="eastAsia" w:ascii="宋体" w:hAnsi="宋体" w:eastAsia="宋体" w:cs="等线"/>
            <w:sz w:val="24"/>
            <w:lang w:val="en-US" w:eastAsia="zh-CN"/>
          </w:rPr>
          <w:t>虚假</w:t>
        </w:r>
      </w:ins>
      <w:ins w:id="137" w:author="夏律师团队" w:date="2026-06-12T17:00:37Z">
        <w:r>
          <w:rPr>
            <w:rFonts w:hint="eastAsia" w:ascii="宋体" w:hAnsi="宋体" w:eastAsia="宋体" w:cs="等线"/>
            <w:sz w:val="24"/>
            <w:lang w:val="en-US" w:eastAsia="zh-CN"/>
          </w:rPr>
          <w:t>申报</w:t>
        </w:r>
      </w:ins>
      <w:ins w:id="138" w:author="夏律师团队" w:date="2026-06-12T17:00:50Z">
        <w:r>
          <w:rPr>
            <w:rFonts w:hint="eastAsia" w:ascii="宋体" w:hAnsi="宋体" w:eastAsia="宋体" w:cs="等线"/>
            <w:sz w:val="24"/>
          </w:rPr>
          <w:t>乙方与甲方其他员工之间存在夫妻关系、直系血亲关系、三代以内旁系血亲关系或近姻亲关系，可能对工作管理或业务决策产生影响的</w:t>
        </w:r>
      </w:ins>
      <w:ins w:id="139" w:author="夏律师团队" w:date="2026-06-12T16:36:34Z">
        <w:r>
          <w:rPr>
            <w:rFonts w:hint="eastAsia" w:ascii="宋体" w:hAnsi="宋体" w:eastAsia="宋体" w:cs="等线"/>
            <w:sz w:val="24"/>
            <w:lang w:val="en-US" w:eastAsia="zh-CN"/>
          </w:rPr>
          <w:t>；</w:t>
        </w:r>
      </w:ins>
    </w:p>
    <w:p w14:paraId="698EA4CA">
      <w:pPr>
        <w:keepNext w:val="0"/>
        <w:keepLines w:val="0"/>
        <w:pageBreakBefore w:val="0"/>
        <w:kinsoku/>
        <w:wordWrap/>
        <w:overflowPunct/>
        <w:topLinePunct w:val="0"/>
        <w:autoSpaceDE/>
        <w:autoSpaceDN/>
        <w:bidi w:val="0"/>
        <w:adjustRightInd/>
        <w:snapToGrid/>
        <w:spacing w:line="360" w:lineRule="auto"/>
        <w:ind w:firstLine="480" w:firstLineChars="200"/>
        <w:jc w:val="left"/>
        <w:rPr>
          <w:rFonts w:hint="eastAsia" w:ascii="宋体" w:hAnsi="宋体" w:eastAsia="宋体" w:cs="等线"/>
          <w:sz w:val="24"/>
          <w:lang w:val="en-US" w:eastAsia="zh-CN"/>
        </w:rPr>
        <w:pPrChange w:id="140" w:author="夏律师团队" w:date="2026-06-18T11:29:51Z">
          <w:pPr>
            <w:keepNext w:val="0"/>
            <w:keepLines w:val="0"/>
            <w:pageBreakBefore w:val="0"/>
            <w:kinsoku/>
            <w:wordWrap/>
            <w:overflowPunct/>
            <w:topLinePunct w:val="0"/>
            <w:autoSpaceDE/>
            <w:autoSpaceDN/>
            <w:bidi w:val="0"/>
            <w:adjustRightInd/>
            <w:snapToGrid/>
            <w:spacing w:line="360" w:lineRule="auto"/>
            <w:ind w:firstLine="480" w:firstLineChars="200"/>
            <w:jc w:val="left"/>
          </w:pPr>
        </w:pPrChange>
      </w:pPr>
      <w:ins w:id="141" w:author="夏律师团队" w:date="2026-06-18T11:29:38Z">
        <w:bookmarkStart w:id="0" w:name="_GoBack"/>
        <w:r>
          <w:rPr>
            <w:rFonts w:hint="eastAsia" w:ascii="宋体" w:hAnsi="宋体" w:eastAsia="宋体" w:cs="等线"/>
            <w:sz w:val="24"/>
            <w:lang w:val="en-US" w:eastAsia="zh-CN"/>
          </w:rPr>
          <w:t>（</w:t>
        </w:r>
      </w:ins>
      <w:ins w:id="142" w:author="夏律师团队" w:date="2026-06-18T11:29:40Z">
        <w:r>
          <w:rPr>
            <w:rFonts w:hint="eastAsia" w:ascii="宋体" w:hAnsi="宋体" w:eastAsia="宋体" w:cs="等线"/>
            <w:sz w:val="24"/>
            <w:lang w:val="en-US" w:eastAsia="zh-CN"/>
          </w:rPr>
          <w:t>二十五</w:t>
        </w:r>
      </w:ins>
      <w:ins w:id="143" w:author="夏律师团队" w:date="2026-06-18T11:29:38Z">
        <w:r>
          <w:rPr>
            <w:rFonts w:hint="eastAsia" w:ascii="宋体" w:hAnsi="宋体" w:eastAsia="宋体" w:cs="等线"/>
            <w:sz w:val="24"/>
            <w:lang w:val="en-US" w:eastAsia="zh-CN"/>
          </w:rPr>
          <w:t>）</w:t>
        </w:r>
      </w:ins>
      <w:ins w:id="144" w:author="夏律师团队" w:date="2026-06-18T11:29:45Z">
        <w:r>
          <w:rPr>
            <w:rFonts w:hint="eastAsia" w:ascii="宋体" w:hAnsi="宋体" w:eastAsia="宋体" w:cs="等线"/>
            <w:sz w:val="24"/>
            <w:rPrChange w:id="145" w:author="夏律师团队" w:date="2026-06-18T11:29:45Z">
              <w:rPr>
                <w:rFonts w:hint="eastAsia"/>
              </w:rPr>
            </w:rPrChange>
          </w:rPr>
          <w:t>员工在病假期间从事旅游、游玩、微商、兼职以及其他</w:t>
        </w:r>
      </w:ins>
      <w:ins w:id="146" w:author="夏律师团队" w:date="2026-06-18T11:30:18Z">
        <w:r>
          <w:rPr>
            <w:rFonts w:hint="eastAsia" w:ascii="宋体" w:hAnsi="宋体" w:eastAsia="宋体" w:cs="等线"/>
            <w:sz w:val="24"/>
            <w:lang w:val="en-US" w:eastAsia="zh-CN"/>
          </w:rPr>
          <w:t>与</w:t>
        </w:r>
      </w:ins>
      <w:ins w:id="147" w:author="夏律师团队" w:date="2026-06-18T11:29:45Z">
        <w:r>
          <w:rPr>
            <w:rFonts w:hint="eastAsia" w:ascii="宋体" w:hAnsi="宋体" w:eastAsia="宋体" w:cs="等线"/>
            <w:sz w:val="24"/>
            <w:rPrChange w:id="148" w:author="夏律师团队" w:date="2026-06-18T11:29:45Z">
              <w:rPr>
                <w:rFonts w:hint="eastAsia"/>
              </w:rPr>
            </w:rPrChange>
          </w:rPr>
          <w:t>病假在家休息相悖的活动的</w:t>
        </w:r>
      </w:ins>
      <w:ins w:id="149" w:author="夏律师团队" w:date="2026-06-18T11:31:01Z">
        <w:r>
          <w:rPr>
            <w:rFonts w:hint="eastAsia" w:ascii="宋体" w:hAnsi="宋体" w:eastAsia="宋体" w:cs="等线"/>
            <w:sz w:val="24"/>
            <w:lang w:eastAsia="zh-CN"/>
          </w:rPr>
          <w:t>；</w:t>
        </w:r>
        <w:bookmarkEnd w:id="0"/>
      </w:ins>
    </w:p>
    <w:p w14:paraId="3D150106">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(二十</w:t>
      </w:r>
      <w:ins w:id="150" w:author="夏律师团队" w:date="2026-06-18T11:29:59Z">
        <w:r>
          <w:rPr>
            <w:rFonts w:hint="eastAsia" w:ascii="宋体" w:hAnsi="宋体" w:eastAsia="宋体" w:cs="等线"/>
            <w:sz w:val="24"/>
            <w:lang w:val="en-US" w:eastAsia="zh-CN"/>
          </w:rPr>
          <w:t>六</w:t>
        </w:r>
      </w:ins>
      <w:r>
        <w:rPr>
          <w:rFonts w:ascii="宋体" w:hAnsi="宋体" w:eastAsia="宋体" w:cs="等线"/>
          <w:sz w:val="24"/>
        </w:rPr>
        <w:t>)其他违反《员工手册》或严重违反公司规章制度或劳动纪律的行为。</w:t>
      </w:r>
    </w:p>
    <w:p w14:paraId="3418E21D">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第三十二条</w:t>
      </w:r>
      <w:r>
        <w:rPr>
          <w:rFonts w:hint="eastAsia" w:ascii="宋体" w:hAnsi="宋体" w:eastAsia="宋体" w:cs="等线"/>
          <w:sz w:val="24"/>
        </w:rPr>
        <w:t xml:space="preserve"> </w:t>
      </w:r>
      <w:r>
        <w:rPr>
          <w:rFonts w:ascii="宋体" w:hAnsi="宋体" w:eastAsia="宋体" w:cs="等线"/>
          <w:sz w:val="24"/>
        </w:rPr>
        <w:t>乙方在试用期期间有以下情形之一时，属于不符合录用条件，甲方有权解除本合同，并不给予任何经济补偿：</w:t>
      </w:r>
    </w:p>
    <w:p w14:paraId="767EC953">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(一)未签收公司规章制度文件的；</w:t>
      </w:r>
    </w:p>
    <w:p w14:paraId="1871ECBB">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(二)不能在规定时间内完成指定工作任务的；</w:t>
      </w:r>
    </w:p>
    <w:p w14:paraId="400009AC">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三)不具备与履行工作职责相应的专业知识及技能，包括但不限于不能达到甲方招聘信息上列明的各项职责和技能要求，或试用期考核不合格的（乙方认可甲方有权对其进行试用期考核，考核可能有相当程度的主观因素，如有异议，仍以甲方的考核结论为准)；</w:t>
      </w:r>
    </w:p>
    <w:p w14:paraId="3E571C90">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(四)自入职起一个月如因本人的原因不能转移个人社会保险关系的；</w:t>
      </w:r>
    </w:p>
    <w:p w14:paraId="14010163">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(五)与任何单位存在未履行完毕的竞业限制义务，或在应聘时未向甲方说明与其他单位存在保密或竞业限制义务的；</w:t>
      </w:r>
    </w:p>
    <w:p w14:paraId="011E8FFC">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(六)向甲方提交的个人信息、简历和其他资料存在虚假、无效信息、重大事项隐瞒的(包括但不限于学位证、毕业证、外语等级证书、资格证、身份证明等个人有效证件及</w:t>
      </w:r>
      <w:r>
        <w:rPr>
          <w:rFonts w:hint="eastAsia" w:ascii="宋体" w:hAnsi="宋体" w:eastAsia="宋体" w:cs="等线"/>
          <w:sz w:val="24"/>
        </w:rPr>
        <w:t>薪资证明、从业背景等</w:t>
      </w:r>
      <w:r>
        <w:rPr>
          <w:rFonts w:ascii="宋体" w:hAnsi="宋体" w:eastAsia="宋体" w:cs="等线"/>
          <w:sz w:val="24"/>
        </w:rPr>
        <w:t>信息)；</w:t>
      </w:r>
    </w:p>
    <w:p w14:paraId="4ABE24AD">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(七)在工作中未能按公司或部门的要求，按时或保质保量完成交办的工作任务的，或在工作中出现差错给公司带来经济损失或影响的；</w:t>
      </w:r>
    </w:p>
    <w:p w14:paraId="51A6B484">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(八)入职后未及时依法与甲方签订劳动合同的；</w:t>
      </w:r>
    </w:p>
    <w:p w14:paraId="40BB5192">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(九)《员工手册》</w:t>
      </w:r>
      <w:r>
        <w:rPr>
          <w:rFonts w:hint="eastAsia" w:ascii="宋体" w:hAnsi="宋体" w:eastAsia="宋体" w:cs="等线"/>
          <w:sz w:val="24"/>
          <w:lang w:eastAsia="zh-CN"/>
        </w:rPr>
        <w:t>、</w:t>
      </w:r>
      <w:r>
        <w:rPr>
          <w:rFonts w:ascii="宋体" w:hAnsi="宋体" w:eastAsia="宋体" w:cs="等线"/>
          <w:sz w:val="24"/>
        </w:rPr>
        <w:t>《</w:t>
      </w:r>
      <w:r>
        <w:rPr>
          <w:rFonts w:hint="eastAsia" w:ascii="宋体" w:hAnsi="宋体" w:eastAsia="宋体" w:cs="等线"/>
          <w:sz w:val="24"/>
          <w:lang w:val="en-US" w:eastAsia="zh-CN"/>
        </w:rPr>
        <w:t>试用期</w:t>
      </w:r>
      <w:r>
        <w:rPr>
          <w:rFonts w:hint="eastAsia" w:ascii="宋体" w:hAnsi="宋体" w:eastAsia="宋体" w:cs="等线"/>
          <w:sz w:val="24"/>
        </w:rPr>
        <w:t>录用条件确认函</w:t>
      </w:r>
      <w:r>
        <w:rPr>
          <w:rFonts w:ascii="宋体" w:hAnsi="宋体" w:eastAsia="宋体" w:cs="等线"/>
          <w:sz w:val="24"/>
        </w:rPr>
        <w:t>》及其他规章制度中规定的试用期不符合录用条件的情形。</w:t>
      </w:r>
    </w:p>
    <w:p w14:paraId="0F805B24">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p>
    <w:p w14:paraId="0D2F5B99">
      <w:pPr>
        <w:keepNext w:val="0"/>
        <w:keepLines w:val="0"/>
        <w:pageBreakBefore w:val="0"/>
        <w:kinsoku/>
        <w:wordWrap/>
        <w:overflowPunct/>
        <w:topLinePunct w:val="0"/>
        <w:autoSpaceDE/>
        <w:autoSpaceDN/>
        <w:bidi w:val="0"/>
        <w:adjustRightInd/>
        <w:snapToGrid/>
        <w:spacing w:line="360" w:lineRule="auto"/>
        <w:jc w:val="center"/>
        <w:rPr>
          <w:rFonts w:ascii="宋体" w:hAnsi="宋体" w:eastAsia="宋体" w:cs="等线"/>
          <w:b/>
          <w:bCs/>
          <w:sz w:val="24"/>
        </w:rPr>
      </w:pPr>
      <w:r>
        <w:rPr>
          <w:rFonts w:ascii="宋体" w:hAnsi="宋体" w:eastAsia="宋体" w:cs="等线"/>
          <w:b/>
          <w:bCs/>
          <w:sz w:val="24"/>
        </w:rPr>
        <w:t>七、劳动合同的变更、解除、终止和经济补偿</w:t>
      </w:r>
    </w:p>
    <w:p w14:paraId="2E2D5FB1">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b/>
          <w:bCs/>
          <w:sz w:val="24"/>
        </w:rPr>
      </w:pPr>
    </w:p>
    <w:p w14:paraId="3031EAFC">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第三十三条</w:t>
      </w:r>
      <w:r>
        <w:rPr>
          <w:rFonts w:hint="eastAsia" w:ascii="宋体" w:hAnsi="宋体" w:eastAsia="宋体" w:cs="等线"/>
          <w:sz w:val="24"/>
        </w:rPr>
        <w:t xml:space="preserve"> </w:t>
      </w:r>
      <w:r>
        <w:rPr>
          <w:rFonts w:ascii="宋体" w:hAnsi="宋体" w:eastAsia="宋体" w:cs="等线"/>
          <w:sz w:val="24"/>
        </w:rPr>
        <w:t>甲乙双方解除、终止、续订劳动合同应当依照《中华人民共和国劳动合同法》及国家和地方的有关规定执行。</w:t>
      </w:r>
    </w:p>
    <w:p w14:paraId="70B4E614">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本合同的变更，应符合法律、行政法规的相关规定，并按照甲方依法制定的有关规章制度办理。</w:t>
      </w:r>
    </w:p>
    <w:p w14:paraId="1ACD76E2">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第三十四条</w:t>
      </w:r>
      <w:r>
        <w:rPr>
          <w:rFonts w:hint="eastAsia" w:ascii="宋体" w:hAnsi="宋体" w:eastAsia="宋体" w:cs="等线"/>
          <w:b/>
          <w:bCs/>
          <w:sz w:val="24"/>
        </w:rPr>
        <w:t xml:space="preserve"> </w:t>
      </w:r>
      <w:r>
        <w:rPr>
          <w:rFonts w:ascii="宋体" w:hAnsi="宋体" w:eastAsia="宋体" w:cs="等线"/>
          <w:sz w:val="24"/>
        </w:rPr>
        <w:t>经甲、乙双方协商一致，劳动合同可以解除。</w:t>
      </w:r>
    </w:p>
    <w:p w14:paraId="4102FA74">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第三十五条</w:t>
      </w:r>
      <w:r>
        <w:rPr>
          <w:rFonts w:hint="eastAsia" w:ascii="宋体" w:hAnsi="宋体" w:eastAsia="宋体" w:cs="等线"/>
          <w:sz w:val="24"/>
        </w:rPr>
        <w:t xml:space="preserve"> </w:t>
      </w:r>
      <w:r>
        <w:rPr>
          <w:rFonts w:ascii="宋体" w:hAnsi="宋体" w:eastAsia="宋体" w:cs="等线"/>
          <w:sz w:val="24"/>
        </w:rPr>
        <w:t>乙方有下列情形之一的，甲方可以立即解除合同，无需事先通知乙方，也不需要对乙方作任何补偿：</w:t>
      </w:r>
    </w:p>
    <w:p w14:paraId="721313DF">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(一)在试用期间，被证明不符合录用条件的；</w:t>
      </w:r>
    </w:p>
    <w:p w14:paraId="1B35EBF4">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(二)严重违反公司规章制度的：</w:t>
      </w:r>
    </w:p>
    <w:p w14:paraId="1CCFD26E">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(三)以欺诈、胁迫的手段使甲方在违背真实意思的情况下订立或者变更劳动合同的；</w:t>
      </w:r>
    </w:p>
    <w:p w14:paraId="65C9219C">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(四)严重失职，营私舞弊，给用人单位造成重大损害的；</w:t>
      </w:r>
    </w:p>
    <w:p w14:paraId="2A62FBA8">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(五)被依法追究刑事责任的；</w:t>
      </w:r>
    </w:p>
    <w:p w14:paraId="7317B87D">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(六)法律、法规规定的其他情形。</w:t>
      </w:r>
    </w:p>
    <w:p w14:paraId="1418A3B1">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第三十六条</w:t>
      </w:r>
      <w:r>
        <w:rPr>
          <w:rFonts w:hint="eastAsia" w:ascii="宋体" w:hAnsi="宋体" w:eastAsia="宋体" w:cs="等线"/>
          <w:sz w:val="24"/>
        </w:rPr>
        <w:t xml:space="preserve"> </w:t>
      </w:r>
      <w:r>
        <w:rPr>
          <w:rFonts w:ascii="宋体" w:hAnsi="宋体" w:eastAsia="宋体" w:cs="等线"/>
          <w:sz w:val="24"/>
        </w:rPr>
        <w:t>有下列情形之一，甲方可以解除本合同。但应提前三十日以书面形式通知乙方本人，并应当支付经济补偿金；甲方也可以在支付乙方一个月工资作为代通知金后立即解除合同。</w:t>
      </w:r>
    </w:p>
    <w:p w14:paraId="5BF3081B">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(一)乙方患病或非因工负伤，医疗期满后不能从事原工作，或者不能从事由甲方另行安排的其他工作的；</w:t>
      </w:r>
    </w:p>
    <w:p w14:paraId="53D98A5E">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(二)乙方不能胜任工作，经过培训或者调整工作岗位，仍不能胜任工作的；</w:t>
      </w:r>
    </w:p>
    <w:p w14:paraId="52623238">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(三)劳动合同订立时所依据的客观情况发生重大变化，致使劳动合同无法履行，经双方协商不能就变更劳动合同达成协议的。</w:t>
      </w:r>
    </w:p>
    <w:p w14:paraId="504B6D2E">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(四)法律、法规规定的其他情形。</w:t>
      </w:r>
    </w:p>
    <w:p w14:paraId="5A31210D">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第三十七条</w:t>
      </w:r>
      <w:r>
        <w:rPr>
          <w:rFonts w:hint="eastAsia" w:ascii="宋体" w:hAnsi="宋体" w:eastAsia="宋体" w:cs="等线"/>
          <w:sz w:val="24"/>
        </w:rPr>
        <w:t xml:space="preserve"> </w:t>
      </w:r>
      <w:r>
        <w:rPr>
          <w:rFonts w:ascii="宋体" w:hAnsi="宋体" w:eastAsia="宋体" w:cs="等线"/>
          <w:sz w:val="24"/>
        </w:rPr>
        <w:t>乙方在试用期内须提前三天，在试用期满后须提前三十天书面通知甲方，可以解除劳动合同。若未按规定时间提前以书面形式通知，给公司造成损失的，乙方应当赔偿公司损失。</w:t>
      </w:r>
    </w:p>
    <w:p w14:paraId="1D888E8F">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第三十八条</w:t>
      </w:r>
      <w:r>
        <w:rPr>
          <w:rFonts w:hint="eastAsia" w:ascii="宋体" w:hAnsi="宋体" w:eastAsia="宋体" w:cs="等线"/>
          <w:sz w:val="24"/>
        </w:rPr>
        <w:t xml:space="preserve"> </w:t>
      </w:r>
      <w:r>
        <w:rPr>
          <w:rFonts w:ascii="宋体" w:hAnsi="宋体" w:eastAsia="宋体" w:cs="等线"/>
          <w:sz w:val="24"/>
        </w:rPr>
        <w:t>有下列情形之一的，本合同终止：</w:t>
      </w:r>
    </w:p>
    <w:p w14:paraId="2B787509">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(一)劳动合同期满的；</w:t>
      </w:r>
    </w:p>
    <w:p w14:paraId="1771BD96">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(二)甲方依法破产、解散的；</w:t>
      </w:r>
    </w:p>
    <w:p w14:paraId="45B63C88">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(三)乙方退休、退职、死亡或者被人民法院宣告死亡或者失踪的；</w:t>
      </w:r>
    </w:p>
    <w:p w14:paraId="365A2DA6">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(四)法律、法规规定的其他情形。</w:t>
      </w:r>
    </w:p>
    <w:p w14:paraId="4C566C3D">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第三十九条</w:t>
      </w:r>
      <w:r>
        <w:rPr>
          <w:rFonts w:hint="eastAsia" w:ascii="宋体" w:hAnsi="宋体" w:eastAsia="宋体" w:cs="等线"/>
          <w:sz w:val="24"/>
        </w:rPr>
        <w:t xml:space="preserve"> </w:t>
      </w:r>
      <w:r>
        <w:rPr>
          <w:rFonts w:ascii="宋体" w:hAnsi="宋体" w:eastAsia="宋体" w:cs="等线"/>
          <w:sz w:val="24"/>
        </w:rPr>
        <w:t>本合同在解除或终止时，乙方应立即停止以甲方名义从事的一切活动，且应当办结下列工作交接手续，并对下述工作交接做出详细的书面说明：</w:t>
      </w:r>
    </w:p>
    <w:p w14:paraId="56ACE831">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(一)根据甲方的要求，完结任何未结的工作，并按照甲方的要求向甲方指定的人员陈述工作内容、正在处理工作、项目的进展、客户关系情况等。</w:t>
      </w:r>
    </w:p>
    <w:p w14:paraId="3D3681E6">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(二)立即完好、全面地向甲方交还任何其持有或控制的与甲方业务或事务相关联的财产和商业秘密，乙方同意其无权保留本条所述任何物品、商业秘密或其副本，包括但不限于：</w:t>
      </w:r>
    </w:p>
    <w:p w14:paraId="4080F043">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1.乙方负责保管、使用或在其控制范围内的所有有关甲方及其管理、经营和产品的文档、档案原件及复印件、电子件；</w:t>
      </w:r>
    </w:p>
    <w:p w14:paraId="68F8898B">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2.甲方的供应商、客户以及其他联系单位和个人的名单、资料；</w:t>
      </w:r>
    </w:p>
    <w:p w14:paraId="2AE3BB1F">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3.包含甲方资料和信息的软件、磁盘、硬盘、光盘等各种信息及载体；</w:t>
      </w:r>
    </w:p>
    <w:p w14:paraId="076F0695">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4.甲方为乙方配备的工作用的工具、工作服、仪器、设备、钥匙、出入证、计算机软件及设备及其他办公用具等；</w:t>
      </w:r>
    </w:p>
    <w:p w14:paraId="04E03769">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5.甲方为乙方配备的相关设备或软件的账户密码。</w:t>
      </w:r>
    </w:p>
    <w:p w14:paraId="6C449D18">
      <w:pPr>
        <w:keepNext w:val="0"/>
        <w:keepLines w:val="0"/>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等线"/>
          <w:sz w:val="24"/>
          <w:lang w:eastAsia="zh-CN"/>
        </w:rPr>
        <w:pPrChange w:id="151" w:author="夏律师团队" w:date="2026-06-12T17:59:00Z">
          <w:pPr>
            <w:keepNext w:val="0"/>
            <w:keepLines w:val="0"/>
            <w:pageBreakBefore w:val="0"/>
            <w:kinsoku/>
            <w:wordWrap/>
            <w:overflowPunct/>
            <w:topLinePunct w:val="0"/>
            <w:autoSpaceDE/>
            <w:autoSpaceDN/>
            <w:bidi w:val="0"/>
            <w:adjustRightInd/>
            <w:snapToGrid/>
            <w:spacing w:line="360" w:lineRule="auto"/>
            <w:ind w:firstLine="480" w:firstLineChars="200"/>
          </w:pPr>
        </w:pPrChange>
      </w:pPr>
      <w:r>
        <w:rPr>
          <w:rFonts w:ascii="宋体" w:hAnsi="宋体" w:eastAsia="宋体" w:cs="等线"/>
          <w:sz w:val="24"/>
        </w:rPr>
        <w:t>(三)与甲方指定的人员办理离职结算，包括但不限于向甲方清偿备用金、借款，办理未报销款项的报销、根据培训协议返还培训费、赔偿甲方因乙方原因受到的经济损失等。</w:t>
      </w:r>
    </w:p>
    <w:p w14:paraId="22952A3E">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w:t>
      </w:r>
      <w:r>
        <w:rPr>
          <w:rFonts w:hint="default" w:ascii="宋体" w:hAnsi="宋体" w:eastAsia="宋体" w:cs="等线"/>
          <w:sz w:val="24"/>
          <w:lang w:val="en-US"/>
        </w:rPr>
        <w:t>四</w:t>
      </w:r>
      <w:r>
        <w:rPr>
          <w:rFonts w:ascii="宋体" w:hAnsi="宋体" w:eastAsia="宋体" w:cs="等线"/>
          <w:sz w:val="24"/>
        </w:rPr>
        <w:t>)根据国家法律法规和甲方依法制定的相关规定要求应当办理的其他工作交接程序。</w:t>
      </w:r>
    </w:p>
    <w:p w14:paraId="724FE752">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第四十条</w:t>
      </w:r>
      <w:r>
        <w:rPr>
          <w:rFonts w:hint="eastAsia" w:ascii="宋体" w:hAnsi="宋体" w:eastAsia="宋体" w:cs="等线"/>
          <w:sz w:val="24"/>
        </w:rPr>
        <w:t xml:space="preserve"> </w:t>
      </w:r>
      <w:r>
        <w:rPr>
          <w:rFonts w:ascii="宋体" w:hAnsi="宋体" w:eastAsia="宋体" w:cs="等线"/>
          <w:sz w:val="24"/>
        </w:rPr>
        <w:t>本合同终止或解除时，乙方应按甲方规定的时限及程序、方式办理工作交接。甲方依法需向乙方支付解除或终止劳动合同当月工资或经济补偿金的，在办结所有工作交接后支付。乙方未按照甲方规定程序办理工作交接的，包括但不限于故意缺勤、未全力执行工作交接或因不尽职责而给公司带来经济损失的，乙方应当承担赔偿责任，必要时甲方还将追究乙方的法律责任。甲方有权扣除乙方未予交还的借款、财物、设备、工具等相应款项。</w:t>
      </w:r>
    </w:p>
    <w:p w14:paraId="6F00C99E">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第四十一条</w:t>
      </w:r>
      <w:r>
        <w:rPr>
          <w:rFonts w:hint="eastAsia" w:ascii="宋体" w:hAnsi="宋体" w:eastAsia="宋体" w:cs="等线"/>
          <w:b/>
          <w:bCs/>
          <w:sz w:val="24"/>
        </w:rPr>
        <w:t xml:space="preserve"> </w:t>
      </w:r>
      <w:r>
        <w:rPr>
          <w:rFonts w:ascii="宋体" w:hAnsi="宋体" w:eastAsia="宋体" w:cs="等线"/>
          <w:sz w:val="24"/>
        </w:rPr>
        <w:t>甲方应当在解除或者终止本合同时，为乙方出具解除或者终止劳动合同的证明，并在十五日内为乙方办理档案转移和社会保险关系转移手续。因乙方拒不告知甲方其档案转移或社会保险关系的转移单位及寄送地址，致使甲方不能及时为乙方办理的，由此而产生的一切法律责任由乙方自行承担。</w:t>
      </w:r>
    </w:p>
    <w:p w14:paraId="4261E8F4">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第四十二条</w:t>
      </w:r>
      <w:r>
        <w:rPr>
          <w:rFonts w:hint="eastAsia" w:ascii="宋体" w:hAnsi="宋体" w:eastAsia="宋体" w:cs="等线"/>
          <w:sz w:val="24"/>
        </w:rPr>
        <w:t xml:space="preserve"> </w:t>
      </w:r>
      <w:r>
        <w:rPr>
          <w:rFonts w:ascii="宋体" w:hAnsi="宋体" w:eastAsia="宋体" w:cs="等线"/>
          <w:sz w:val="24"/>
        </w:rPr>
        <w:t>本合同解除或终止时，法律、行政法规规定应由甲方支付经济补偿金的，甲方应在乙方按照双方约定办结所有工作交接、离职手续办理完毕后随离职月的工资一并发放。如双方就离职事宜有另行约定的，从约定。</w:t>
      </w:r>
    </w:p>
    <w:p w14:paraId="7C851269">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第四十</w:t>
      </w:r>
      <w:r>
        <w:rPr>
          <w:rFonts w:hint="eastAsia" w:ascii="宋体" w:hAnsi="宋体" w:eastAsia="宋体" w:cs="等线"/>
          <w:b/>
          <w:bCs/>
          <w:sz w:val="24"/>
          <w:lang w:val="en-US" w:eastAsia="zh-CN"/>
        </w:rPr>
        <w:t>三</w:t>
      </w:r>
      <w:r>
        <w:rPr>
          <w:rFonts w:ascii="宋体" w:hAnsi="宋体" w:eastAsia="宋体" w:cs="等线"/>
          <w:b/>
          <w:bCs/>
          <w:sz w:val="24"/>
        </w:rPr>
        <w:t>条</w:t>
      </w:r>
      <w:r>
        <w:rPr>
          <w:rFonts w:hint="eastAsia" w:ascii="宋体" w:hAnsi="宋体" w:eastAsia="宋体" w:cs="等线"/>
          <w:sz w:val="24"/>
        </w:rPr>
        <w:t xml:space="preserve"> </w:t>
      </w:r>
      <w:r>
        <w:rPr>
          <w:rFonts w:ascii="宋体" w:hAnsi="宋体" w:eastAsia="宋体" w:cs="等线"/>
          <w:sz w:val="24"/>
        </w:rPr>
        <w:t>甲方为乙方提供专项培训费用，对乙方进行专业技术培训。如按双方约定培训后乙方须为甲方提供一定年限的服务，而乙方违反服务期约定，则乙方应当向甲方支付相当于培训费用的违约金。培训费用包括但不限于培训费、教材费及培训期间交通费、生活费、培训补贴等。双方签订《培训服务协议》的，乙方辞职或因违反甲方的规章制度被甲方解除劳动合同的赔偿标准，按《培训服务协议》的约定执行。</w:t>
      </w:r>
    </w:p>
    <w:p w14:paraId="17AC8DF0">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第四十</w:t>
      </w:r>
      <w:r>
        <w:rPr>
          <w:rFonts w:hint="eastAsia" w:ascii="宋体" w:hAnsi="宋体" w:eastAsia="宋体" w:cs="等线"/>
          <w:b/>
          <w:bCs/>
          <w:sz w:val="24"/>
          <w:lang w:val="en-US" w:eastAsia="zh-CN"/>
        </w:rPr>
        <w:t>四</w:t>
      </w:r>
      <w:r>
        <w:rPr>
          <w:rFonts w:ascii="宋体" w:hAnsi="宋体" w:eastAsia="宋体" w:cs="等线"/>
          <w:b/>
          <w:bCs/>
          <w:sz w:val="24"/>
        </w:rPr>
        <w:t>条</w:t>
      </w:r>
      <w:r>
        <w:rPr>
          <w:rFonts w:hint="eastAsia" w:ascii="宋体" w:hAnsi="宋体" w:eastAsia="宋体" w:cs="等线"/>
          <w:sz w:val="24"/>
        </w:rPr>
        <w:t xml:space="preserve"> </w:t>
      </w:r>
      <w:r>
        <w:rPr>
          <w:rFonts w:ascii="宋体" w:hAnsi="宋体" w:eastAsia="宋体" w:cs="等线"/>
          <w:sz w:val="24"/>
        </w:rPr>
        <w:t>因乙方原因给甲方造成任何经济损失的，乙方应当承担赔偿责任。</w:t>
      </w:r>
    </w:p>
    <w:p w14:paraId="564A52EE">
      <w:pPr>
        <w:keepNext w:val="0"/>
        <w:keepLines w:val="0"/>
        <w:pageBreakBefore w:val="0"/>
        <w:kinsoku/>
        <w:wordWrap/>
        <w:overflowPunct/>
        <w:topLinePunct w:val="0"/>
        <w:autoSpaceDE/>
        <w:autoSpaceDN/>
        <w:bidi w:val="0"/>
        <w:adjustRightInd/>
        <w:snapToGrid/>
        <w:spacing w:line="360" w:lineRule="auto"/>
        <w:jc w:val="center"/>
        <w:rPr>
          <w:rFonts w:ascii="宋体" w:hAnsi="宋体" w:eastAsia="宋体" w:cs="等线"/>
          <w:b/>
          <w:bCs/>
          <w:sz w:val="24"/>
        </w:rPr>
      </w:pPr>
    </w:p>
    <w:p w14:paraId="12E10D6C">
      <w:pPr>
        <w:keepNext w:val="0"/>
        <w:keepLines w:val="0"/>
        <w:pageBreakBefore w:val="0"/>
        <w:kinsoku/>
        <w:wordWrap/>
        <w:overflowPunct/>
        <w:topLinePunct w:val="0"/>
        <w:autoSpaceDE/>
        <w:autoSpaceDN/>
        <w:bidi w:val="0"/>
        <w:adjustRightInd/>
        <w:snapToGrid/>
        <w:spacing w:line="360" w:lineRule="auto"/>
        <w:jc w:val="center"/>
        <w:rPr>
          <w:rFonts w:ascii="宋体" w:hAnsi="宋体" w:eastAsia="宋体" w:cs="等线"/>
          <w:b/>
          <w:bCs/>
          <w:sz w:val="24"/>
        </w:rPr>
      </w:pPr>
      <w:r>
        <w:rPr>
          <w:rFonts w:ascii="宋体" w:hAnsi="宋体" w:eastAsia="宋体" w:cs="等线"/>
          <w:b/>
          <w:bCs/>
          <w:sz w:val="24"/>
        </w:rPr>
        <w:t>八、保密和知识产权</w:t>
      </w:r>
    </w:p>
    <w:p w14:paraId="1136655B">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b/>
          <w:bCs/>
          <w:sz w:val="24"/>
        </w:rPr>
      </w:pPr>
    </w:p>
    <w:p w14:paraId="3F2B3B88">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lang w:eastAsia="zh-TW"/>
        </w:rPr>
      </w:pPr>
      <w:r>
        <w:rPr>
          <w:rFonts w:ascii="宋体" w:hAnsi="宋体" w:eastAsia="宋体" w:cs="等线"/>
          <w:b/>
          <w:bCs/>
          <w:sz w:val="24"/>
        </w:rPr>
        <w:t>第</w:t>
      </w:r>
      <w:r>
        <w:rPr>
          <w:rFonts w:hint="eastAsia" w:ascii="宋体" w:hAnsi="宋体" w:eastAsia="宋体" w:cs="等线"/>
          <w:b/>
          <w:bCs/>
          <w:sz w:val="24"/>
        </w:rPr>
        <w:t>四十</w:t>
      </w:r>
      <w:r>
        <w:rPr>
          <w:rFonts w:hint="eastAsia" w:ascii="宋体" w:hAnsi="宋体" w:eastAsia="宋体" w:cs="等线"/>
          <w:b/>
          <w:bCs/>
          <w:sz w:val="24"/>
          <w:lang w:val="en-US" w:eastAsia="zh-CN"/>
        </w:rPr>
        <w:t>五</w:t>
      </w:r>
      <w:r>
        <w:rPr>
          <w:rFonts w:ascii="宋体" w:hAnsi="宋体" w:eastAsia="宋体" w:cs="等线"/>
          <w:b/>
          <w:bCs/>
          <w:sz w:val="24"/>
        </w:rPr>
        <w:t>条</w:t>
      </w:r>
      <w:r>
        <w:rPr>
          <w:rFonts w:ascii="宋体" w:hAnsi="宋体" w:eastAsia="宋体" w:cs="等线"/>
          <w:sz w:val="24"/>
        </w:rPr>
        <w:t xml:space="preserve"> </w:t>
      </w:r>
      <w:r>
        <w:rPr>
          <w:rFonts w:ascii="宋体" w:hAnsi="宋体" w:eastAsia="宋体" w:cs="等线"/>
          <w:sz w:val="24"/>
          <w:highlight w:val="yellow"/>
        </w:rPr>
        <w:t>未经</w:t>
      </w:r>
      <w:r>
        <w:rPr>
          <w:rFonts w:hint="eastAsia" w:ascii="宋体" w:hAnsi="宋体" w:eastAsia="宋体" w:cs="等线"/>
          <w:sz w:val="24"/>
          <w:highlight w:val="yellow"/>
        </w:rPr>
        <w:t>所有权人</w:t>
      </w:r>
      <w:r>
        <w:rPr>
          <w:rFonts w:ascii="宋体" w:hAnsi="宋体" w:eastAsia="宋体" w:cs="等线"/>
          <w:sz w:val="24"/>
          <w:highlight w:val="yellow"/>
        </w:rPr>
        <w:t>授权，乙方不得</w:t>
      </w:r>
      <w:r>
        <w:rPr>
          <w:rFonts w:hint="eastAsia" w:ascii="宋体" w:hAnsi="宋体" w:eastAsia="宋体" w:cs="等线"/>
          <w:sz w:val="24"/>
          <w:highlight w:val="yellow"/>
        </w:rPr>
        <w:t>擅自</w:t>
      </w:r>
      <w:r>
        <w:rPr>
          <w:rFonts w:ascii="宋体" w:hAnsi="宋体" w:eastAsia="宋体" w:cs="等线"/>
          <w:sz w:val="24"/>
          <w:highlight w:val="yellow"/>
        </w:rPr>
        <w:t>披露、使用</w:t>
      </w:r>
      <w:r>
        <w:rPr>
          <w:rFonts w:hint="eastAsia" w:ascii="宋体" w:hAnsi="宋体" w:eastAsia="宋体" w:cs="等线"/>
          <w:sz w:val="24"/>
          <w:highlight w:val="yellow"/>
        </w:rPr>
        <w:t>，或</w:t>
      </w:r>
      <w:r>
        <w:rPr>
          <w:rFonts w:ascii="宋体" w:hAnsi="宋体" w:eastAsia="宋体" w:cs="等线"/>
          <w:sz w:val="24"/>
          <w:highlight w:val="yellow"/>
        </w:rPr>
        <w:t>允许甲方</w:t>
      </w:r>
      <w:r>
        <w:rPr>
          <w:rFonts w:hint="eastAsia" w:ascii="宋体" w:hAnsi="宋体" w:eastAsia="宋体" w:cs="等线"/>
          <w:sz w:val="24"/>
          <w:highlight w:val="yellow"/>
        </w:rPr>
        <w:t>和/或</w:t>
      </w:r>
      <w:r>
        <w:rPr>
          <w:rFonts w:ascii="宋体" w:hAnsi="宋体" w:eastAsia="宋体" w:cs="等线"/>
          <w:sz w:val="24"/>
          <w:highlight w:val="yellow"/>
        </w:rPr>
        <w:t>甲方负有责任的任何第三方（包括但不限于甲方的员工、代理人、顾问</w:t>
      </w:r>
      <w:r>
        <w:rPr>
          <w:rFonts w:hint="eastAsia" w:ascii="宋体" w:hAnsi="宋体" w:eastAsia="宋体" w:cs="等线"/>
          <w:sz w:val="24"/>
          <w:highlight w:val="yellow"/>
        </w:rPr>
        <w:t>、客户</w:t>
      </w:r>
      <w:r>
        <w:rPr>
          <w:rFonts w:ascii="宋体" w:hAnsi="宋体" w:eastAsia="宋体" w:cs="等线"/>
          <w:sz w:val="24"/>
          <w:highlight w:val="yellow"/>
        </w:rPr>
        <w:t>等）使用</w:t>
      </w:r>
      <w:r>
        <w:rPr>
          <w:rFonts w:hint="eastAsia" w:ascii="宋体" w:hAnsi="宋体" w:eastAsia="宋体" w:cs="等线"/>
          <w:sz w:val="24"/>
          <w:highlight w:val="yellow"/>
        </w:rPr>
        <w:t>未经授权</w:t>
      </w:r>
      <w:r>
        <w:rPr>
          <w:rFonts w:ascii="宋体" w:hAnsi="宋体" w:eastAsia="宋体" w:cs="等线"/>
          <w:sz w:val="24"/>
          <w:highlight w:val="yellow"/>
        </w:rPr>
        <w:t>的技术秘密、商业秘密或其他知识产权，也不得在甲方的工作场所、工作电脑等中持有该等技术秘密、商业秘密或其他知识产权</w:t>
      </w:r>
      <w:r>
        <w:rPr>
          <w:rFonts w:hint="eastAsia" w:ascii="宋体" w:hAnsi="宋体" w:eastAsia="宋体" w:cs="等线"/>
          <w:sz w:val="24"/>
          <w:highlight w:val="yellow"/>
        </w:rPr>
        <w:t>，由此引发的侵权责任由乙方自行承担</w:t>
      </w:r>
      <w:r>
        <w:rPr>
          <w:rFonts w:ascii="宋体" w:hAnsi="宋体" w:eastAsia="宋体" w:cs="等线"/>
          <w:sz w:val="24"/>
          <w:highlight w:val="yellow"/>
        </w:rPr>
        <w:t>。</w:t>
      </w:r>
    </w:p>
    <w:p w14:paraId="76DBB6ED">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b/>
          <w:bCs/>
          <w:sz w:val="24"/>
        </w:rPr>
      </w:pPr>
      <w:r>
        <w:rPr>
          <w:rFonts w:hint="eastAsia" w:ascii="宋体" w:hAnsi="宋体" w:eastAsia="宋体" w:cs="等线"/>
          <w:sz w:val="24"/>
        </w:rPr>
        <w:t>同时，</w:t>
      </w:r>
      <w:r>
        <w:rPr>
          <w:rFonts w:ascii="宋体" w:hAnsi="宋体" w:eastAsia="宋体" w:cs="等线"/>
          <w:sz w:val="24"/>
        </w:rPr>
        <w:t>乙方应当保守甲方商业秘密或其他保密信息，遵守甲方的保密制度，不得利用甲方的商业秘密或其他保密信息为本人或其他经济组织和个人谋取不正当的经济利益；且在合同期内以及离开甲方后任何期间内，均不得以任何形式向任何第三方直接或间接地泄露任何甲方之商业秘密，乙方亦不得擅自利用或者许可任何第三方利用甲方的商业秘密，也不得以其他任何形式侵犯甲方的商业秘密。</w:t>
      </w:r>
      <w:commentRangeStart w:id="8"/>
      <w:r>
        <w:rPr>
          <w:rFonts w:ascii="宋体" w:hAnsi="宋体" w:eastAsia="宋体" w:cs="等线"/>
          <w:sz w:val="24"/>
        </w:rPr>
        <w:t>商业秘密或其他保密信息如下：</w:t>
      </w:r>
      <w:commentRangeEnd w:id="8"/>
      <w:r>
        <w:commentReference w:id="8"/>
      </w:r>
    </w:p>
    <w:p w14:paraId="22D34C8A">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一）甲方所拥有的技术信息是指由甲方组织研制开发或以其他形式合法取得的，技术材料和开发成果以及甲方从第三方得到的信息、技术资料和成果，包括：完整的技术方案、开发过程中的阶段性技术成果以及取得的有价值的技术数据，针对技术问题的技术诀窍，以及各类技术资料，例如：（a）计算机程序和开发资料，如需求分析、论证报告、程序结构、设计说明、测试报告、流程图、各版本软件和终极版本、开发合同等；（b）技术分析资料，如参数定义、模块定义、变量定义、模块关系等；（c）商业分析的数据和资料，如用户情况、用户资讯、市场调查等；（d）成本信息、开发人员信息等；</w:t>
      </w:r>
    </w:p>
    <w:p w14:paraId="00B1048D">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上述技术信息包括但不限于下列内容：技术方案、产品设计、工程设计、电路设计、制造方法、配方、工艺流程、技术指标、计算机软件、数据库、研究开发记录、技术报告、检测报告、实验数据、试验结果、图纸、样品、样机、模型、模具、操作手册、技术文档、培训材料、相关技术资料、往来信件或函电、等等。</w:t>
      </w:r>
    </w:p>
    <w:p w14:paraId="3A646072">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二）甲方的经营信息包括但不限于下列内容：甲方的经营策略、规章制度、工作流程、管理诀窍、项目管理、技术管理、文档管理、质量管理方法、定价方法、定价政策、销售方法、行销计划、发展规划、工作计划、项目方案、开发计划、投资计划、投资方案、业务规程、商业网路、客户</w:t>
      </w:r>
      <w:ins w:id="152" w:author="夏律师团队" w:date="2026-06-15T10:33:27Z">
        <w:r>
          <w:rPr>
            <w:rFonts w:hint="eastAsia" w:ascii="宋体" w:hAnsi="宋体" w:eastAsia="宋体" w:cs="等线"/>
            <w:sz w:val="24"/>
            <w:lang w:val="en-US" w:eastAsia="zh-CN"/>
          </w:rPr>
          <w:t>个人信息</w:t>
        </w:r>
      </w:ins>
      <w:ins w:id="153" w:author="夏律师团队" w:date="2026-06-15T10:33:29Z">
        <w:r>
          <w:rPr>
            <w:rFonts w:hint="eastAsia" w:ascii="宋体" w:hAnsi="宋体" w:eastAsia="宋体" w:cs="等线"/>
            <w:sz w:val="24"/>
            <w:lang w:val="en-US" w:eastAsia="zh-CN"/>
          </w:rPr>
          <w:t>（</w:t>
        </w:r>
      </w:ins>
      <w:ins w:id="154" w:author="夏律师团队" w:date="2026-06-15T10:33:31Z">
        <w:r>
          <w:rPr>
            <w:rFonts w:hint="eastAsia" w:ascii="宋体" w:hAnsi="宋体" w:eastAsia="宋体" w:cs="等线"/>
            <w:sz w:val="24"/>
            <w:lang w:val="en-US" w:eastAsia="zh-CN"/>
          </w:rPr>
          <w:t>包括</w:t>
        </w:r>
      </w:ins>
      <w:ins w:id="155" w:author="夏律师团队" w:date="2026-06-15T10:33:32Z">
        <w:r>
          <w:rPr>
            <w:rFonts w:hint="eastAsia" w:ascii="宋体" w:hAnsi="宋体" w:eastAsia="宋体" w:cs="等线"/>
            <w:sz w:val="24"/>
            <w:lang w:val="en-US" w:eastAsia="zh-CN"/>
          </w:rPr>
          <w:t>但</w:t>
        </w:r>
      </w:ins>
      <w:ins w:id="156" w:author="夏律师团队" w:date="2026-06-15T10:33:34Z">
        <w:r>
          <w:rPr>
            <w:rFonts w:hint="eastAsia" w:ascii="宋体" w:hAnsi="宋体" w:eastAsia="宋体" w:cs="等线"/>
            <w:sz w:val="24"/>
            <w:lang w:val="en-US" w:eastAsia="zh-CN"/>
          </w:rPr>
          <w:t>不限于</w:t>
        </w:r>
      </w:ins>
      <w:ins w:id="157" w:author="夏律师团队" w:date="2026-06-15T10:33:44Z">
        <w:r>
          <w:rPr>
            <w:rFonts w:hint="eastAsia" w:ascii="宋体" w:hAnsi="宋体" w:eastAsia="宋体" w:cs="等线"/>
            <w:sz w:val="24"/>
            <w:lang w:val="en-US" w:eastAsia="zh-CN"/>
          </w:rPr>
          <w:t>客户</w:t>
        </w:r>
      </w:ins>
      <w:r>
        <w:rPr>
          <w:rFonts w:ascii="宋体" w:hAnsi="宋体" w:eastAsia="宋体" w:cs="等线"/>
          <w:sz w:val="24"/>
        </w:rPr>
        <w:t>名单</w:t>
      </w:r>
      <w:ins w:id="158" w:author="夏律师团队" w:date="2026-06-15T10:32:56Z">
        <w:r>
          <w:rPr>
            <w:rFonts w:hint="eastAsia" w:ascii="宋体" w:hAnsi="宋体" w:eastAsia="宋体" w:cs="等线"/>
            <w:sz w:val="24"/>
            <w:lang w:eastAsia="zh-CN"/>
          </w:rPr>
          <w:t>、</w:t>
        </w:r>
      </w:ins>
      <w:ins w:id="159" w:author="夏律师团队" w:date="2026-06-15T10:33:11Z">
        <w:r>
          <w:rPr>
            <w:rFonts w:hint="eastAsia" w:ascii="宋体" w:hAnsi="宋体" w:eastAsia="宋体" w:cs="等线"/>
            <w:sz w:val="24"/>
            <w:lang w:eastAsia="zh-CN"/>
          </w:rPr>
          <w:t>客户身</w:t>
        </w:r>
      </w:ins>
      <w:ins w:id="160" w:author="夏律师团队" w:date="2026-06-15T10:33:15Z">
        <w:r>
          <w:rPr>
            <w:rFonts w:hint="eastAsia" w:ascii="宋体" w:hAnsi="宋体" w:eastAsia="宋体" w:cs="等线"/>
            <w:sz w:val="24"/>
            <w:lang w:val="en-US" w:eastAsia="zh-CN"/>
          </w:rPr>
          <w:t>份</w:t>
        </w:r>
      </w:ins>
      <w:ins w:id="161" w:author="夏律师团队" w:date="2026-06-15T10:33:11Z">
        <w:r>
          <w:rPr>
            <w:rFonts w:hint="eastAsia" w:ascii="宋体" w:hAnsi="宋体" w:eastAsia="宋体" w:cs="等线"/>
            <w:sz w:val="24"/>
            <w:lang w:eastAsia="zh-CN"/>
          </w:rPr>
          <w:t>证</w:t>
        </w:r>
      </w:ins>
      <w:ins w:id="162" w:author="夏律师团队" w:date="2026-06-15T10:34:15Z">
        <w:r>
          <w:rPr>
            <w:rFonts w:hint="eastAsia" w:ascii="宋体" w:hAnsi="宋体" w:eastAsia="宋体" w:cs="等线"/>
            <w:sz w:val="24"/>
            <w:lang w:eastAsia="zh-CN"/>
          </w:rPr>
          <w:t>、</w:t>
        </w:r>
      </w:ins>
      <w:ins w:id="163" w:author="夏律师团队" w:date="2026-06-15T10:34:19Z">
        <w:r>
          <w:rPr>
            <w:rFonts w:hint="eastAsia" w:ascii="宋体" w:hAnsi="宋体" w:eastAsia="宋体" w:cs="等线"/>
            <w:sz w:val="24"/>
            <w:lang w:val="en-US" w:eastAsia="zh-CN"/>
          </w:rPr>
          <w:t>手机号</w:t>
        </w:r>
      </w:ins>
      <w:ins w:id="164" w:author="夏律师团队" w:date="2026-06-15T10:34:20Z">
        <w:r>
          <w:rPr>
            <w:rFonts w:hint="eastAsia" w:ascii="宋体" w:hAnsi="宋体" w:eastAsia="宋体" w:cs="等线"/>
            <w:sz w:val="24"/>
            <w:lang w:val="en-US" w:eastAsia="zh-CN"/>
          </w:rPr>
          <w:t>、</w:t>
        </w:r>
      </w:ins>
      <w:ins w:id="165" w:author="夏律师团队" w:date="2026-06-15T10:33:11Z">
        <w:r>
          <w:rPr>
            <w:rFonts w:hint="eastAsia" w:ascii="宋体" w:hAnsi="宋体" w:eastAsia="宋体" w:cs="等线"/>
            <w:sz w:val="24"/>
            <w:lang w:eastAsia="zh-CN"/>
          </w:rPr>
          <w:t>银行卡账户等个人信息</w:t>
        </w:r>
      </w:ins>
      <w:ins w:id="166" w:author="夏律师团队" w:date="2026-06-15T10:34:31Z">
        <w:r>
          <w:rPr>
            <w:rFonts w:hint="eastAsia" w:ascii="宋体" w:hAnsi="宋体" w:eastAsia="宋体" w:cs="等线"/>
            <w:sz w:val="24"/>
            <w:lang w:val="en-US" w:eastAsia="zh-CN"/>
          </w:rPr>
          <w:t>）</w:t>
        </w:r>
      </w:ins>
      <w:r>
        <w:rPr>
          <w:rFonts w:ascii="宋体" w:hAnsi="宋体" w:eastAsia="宋体" w:cs="等线"/>
          <w:sz w:val="24"/>
        </w:rPr>
        <w:t>、客户渠道、货源资料、采购资料、谈判底价、招投标底价、广告策划、管理经验、财务状况、财务资料或信息、内部（不对外的）价目表、人事计划等信息中的整体或其中部分要素、企业网络上的内部信息（非对外公开的）、程序文件、情报文件、公司档案，以及其他泄漏后将会给甲方带来名誉或经济损失的信息。</w:t>
      </w:r>
    </w:p>
    <w:p w14:paraId="1B7BE34C">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（三）商业秘密或其他保密信息不包括任何前述提及的已经被公众知晓的信息。</w:t>
      </w:r>
    </w:p>
    <w:p w14:paraId="10CBFBB3">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w:t>
      </w:r>
      <w:r>
        <w:rPr>
          <w:rFonts w:hint="eastAsia" w:ascii="宋体" w:hAnsi="宋体" w:eastAsia="宋体" w:cs="等线"/>
          <w:b/>
          <w:bCs/>
          <w:sz w:val="24"/>
        </w:rPr>
        <w:t>四十</w:t>
      </w:r>
      <w:r>
        <w:rPr>
          <w:rFonts w:hint="eastAsia" w:ascii="宋体" w:hAnsi="宋体" w:eastAsia="宋体" w:cs="等线"/>
          <w:b/>
          <w:bCs/>
          <w:sz w:val="24"/>
          <w:lang w:val="en-US" w:eastAsia="zh-CN"/>
        </w:rPr>
        <w:t>六</w:t>
      </w:r>
      <w:r>
        <w:rPr>
          <w:rFonts w:ascii="宋体" w:hAnsi="宋体" w:eastAsia="宋体" w:cs="等线"/>
          <w:b/>
          <w:bCs/>
          <w:sz w:val="24"/>
        </w:rPr>
        <w:t>条</w:t>
      </w:r>
      <w:r>
        <w:rPr>
          <w:rFonts w:hint="eastAsia" w:ascii="宋体" w:hAnsi="宋体" w:eastAsia="宋体" w:cs="等线"/>
          <w:sz w:val="24"/>
        </w:rPr>
        <w:t xml:space="preserve"> </w:t>
      </w:r>
      <w:r>
        <w:rPr>
          <w:rFonts w:ascii="宋体" w:hAnsi="宋体" w:eastAsia="宋体" w:cs="等线"/>
          <w:sz w:val="24"/>
        </w:rPr>
        <w:t>乙方违反本合同或另行签订的保密协议中约定的保密义务而给甲方造成损失的，应按《中华人民共和国反不正当竞争法》的有关规定或双方当事人的有关约定，向甲方支付赔偿费用。</w:t>
      </w:r>
    </w:p>
    <w:p w14:paraId="56324505">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w:t>
      </w:r>
      <w:r>
        <w:rPr>
          <w:rFonts w:hint="eastAsia" w:ascii="宋体" w:hAnsi="宋体" w:eastAsia="宋体" w:cs="等线"/>
          <w:b/>
          <w:bCs/>
          <w:sz w:val="24"/>
        </w:rPr>
        <w:t>四十</w:t>
      </w:r>
      <w:r>
        <w:rPr>
          <w:rFonts w:hint="eastAsia" w:ascii="宋体" w:hAnsi="宋体" w:eastAsia="宋体" w:cs="等线"/>
          <w:b/>
          <w:bCs/>
          <w:sz w:val="24"/>
          <w:lang w:val="en-US" w:eastAsia="zh-CN"/>
        </w:rPr>
        <w:t>七</w:t>
      </w:r>
      <w:r>
        <w:rPr>
          <w:rFonts w:ascii="宋体" w:hAnsi="宋体" w:eastAsia="宋体" w:cs="等线"/>
          <w:b/>
          <w:bCs/>
          <w:sz w:val="24"/>
        </w:rPr>
        <w:t>条</w:t>
      </w:r>
      <w:r>
        <w:rPr>
          <w:rFonts w:ascii="宋体" w:hAnsi="宋体" w:eastAsia="宋体" w:cs="等线"/>
          <w:sz w:val="24"/>
        </w:rPr>
        <w:t xml:space="preserve"> 乙方承认其任职于甲方期间或离开甲方后，凭借/使用公司的技术信息、财力、物力或场地而完成的作品、研究、创造发明及其他知识产权，无论是现在或是未来开发创造的，包括但不限于作品（无论是文字、图片、动画或其他创作形式）、商标（以文字、图形或以其组合表达）、专利（无论是否申请或者目前正在申请注册）、软件、公开或未公开的专有技术和其他法定权利皆属甲方所有，并且乙方承诺以其最大努力与甲方合作，使甲方获得完整的权利及维持其合法权益。</w:t>
      </w:r>
    </w:p>
    <w:p w14:paraId="35E97D8D">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p>
    <w:p w14:paraId="0C8177CF">
      <w:pPr>
        <w:keepNext w:val="0"/>
        <w:keepLines w:val="0"/>
        <w:pageBreakBefore w:val="0"/>
        <w:kinsoku/>
        <w:wordWrap/>
        <w:overflowPunct/>
        <w:topLinePunct w:val="0"/>
        <w:autoSpaceDE/>
        <w:autoSpaceDN/>
        <w:bidi w:val="0"/>
        <w:adjustRightInd/>
        <w:snapToGrid/>
        <w:spacing w:line="360" w:lineRule="auto"/>
        <w:jc w:val="center"/>
        <w:rPr>
          <w:rFonts w:ascii="宋体" w:hAnsi="宋体" w:eastAsia="宋体" w:cs="等线"/>
          <w:b/>
          <w:bCs/>
          <w:sz w:val="24"/>
        </w:rPr>
      </w:pPr>
      <w:r>
        <w:rPr>
          <w:rFonts w:hint="eastAsia" w:ascii="宋体" w:hAnsi="宋体" w:eastAsia="宋体" w:cs="等线"/>
          <w:b/>
          <w:bCs/>
          <w:sz w:val="24"/>
        </w:rPr>
        <w:t>九、</w:t>
      </w:r>
      <w:r>
        <w:rPr>
          <w:rFonts w:ascii="宋体" w:hAnsi="宋体" w:eastAsia="宋体" w:cs="等线"/>
          <w:b/>
          <w:bCs/>
          <w:sz w:val="24"/>
        </w:rPr>
        <w:t>劳动争议处理及其它</w:t>
      </w:r>
    </w:p>
    <w:p w14:paraId="1494CAA4">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b/>
          <w:bCs/>
          <w:sz w:val="24"/>
        </w:rPr>
      </w:pPr>
    </w:p>
    <w:p w14:paraId="1480C802">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第四十</w:t>
      </w:r>
      <w:r>
        <w:rPr>
          <w:rFonts w:hint="eastAsia" w:ascii="宋体" w:hAnsi="宋体" w:eastAsia="宋体" w:cs="等线"/>
          <w:b/>
          <w:bCs/>
          <w:sz w:val="24"/>
          <w:lang w:val="en-US" w:eastAsia="zh-CN"/>
        </w:rPr>
        <w:t>八</w:t>
      </w:r>
      <w:r>
        <w:rPr>
          <w:rFonts w:ascii="宋体" w:hAnsi="宋体" w:eastAsia="宋体" w:cs="等线"/>
          <w:b/>
          <w:bCs/>
          <w:sz w:val="24"/>
        </w:rPr>
        <w:t>条</w:t>
      </w:r>
      <w:r>
        <w:rPr>
          <w:rFonts w:hint="eastAsia" w:ascii="宋体" w:hAnsi="宋体" w:eastAsia="宋体" w:cs="等线"/>
          <w:sz w:val="24"/>
        </w:rPr>
        <w:t xml:space="preserve"> </w:t>
      </w:r>
      <w:r>
        <w:rPr>
          <w:rFonts w:ascii="宋体" w:hAnsi="宋体" w:eastAsia="宋体" w:cs="等线"/>
          <w:sz w:val="24"/>
        </w:rPr>
        <w:t>双方因履行本合同发生争议且调解不成的，</w:t>
      </w:r>
      <w:commentRangeStart w:id="9"/>
      <w:r>
        <w:rPr>
          <w:rFonts w:ascii="宋体" w:hAnsi="宋体" w:eastAsia="宋体" w:cs="等线"/>
          <w:sz w:val="24"/>
        </w:rPr>
        <w:t>在法定期限内，可以向甲方注册地有管辖权的劳动争议仲裁委员会申请仲裁。</w:t>
      </w:r>
      <w:commentRangeEnd w:id="9"/>
      <w:r>
        <w:commentReference w:id="9"/>
      </w:r>
    </w:p>
    <w:p w14:paraId="6A890128">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w:t>
      </w:r>
      <w:r>
        <w:rPr>
          <w:rFonts w:hint="eastAsia" w:ascii="宋体" w:hAnsi="宋体" w:eastAsia="宋体" w:cs="等线"/>
          <w:b/>
          <w:bCs/>
          <w:sz w:val="24"/>
          <w:lang w:val="en-US" w:eastAsia="zh-CN"/>
        </w:rPr>
        <w:t>四十九</w:t>
      </w:r>
      <w:r>
        <w:rPr>
          <w:rFonts w:ascii="宋体" w:hAnsi="宋体" w:eastAsia="宋体" w:cs="等线"/>
          <w:b/>
          <w:bCs/>
          <w:sz w:val="24"/>
        </w:rPr>
        <w:t>条</w:t>
      </w:r>
      <w:r>
        <w:rPr>
          <w:rFonts w:hint="eastAsia" w:ascii="宋体" w:hAnsi="宋体" w:eastAsia="宋体" w:cs="等线"/>
          <w:sz w:val="24"/>
        </w:rPr>
        <w:t xml:space="preserve"> </w:t>
      </w:r>
      <w:r>
        <w:rPr>
          <w:rFonts w:ascii="宋体" w:hAnsi="宋体" w:eastAsia="宋体" w:cs="等线"/>
          <w:sz w:val="24"/>
        </w:rPr>
        <w:t>乙方在签订本合同时应保证与原工作单位已解除劳动合同，并按乙方要求提供有效、真实的证明文件，如因乙方隐瞒事实真相、弄虚作假而引起的一切法律后果，均由乙方自行承担。乙方承诺与甲方签订并履行本合同，不违反乙方曾与第三方签订的任何法律文件，或者作出的承诺，否则由此而引起的一切法律、经济后果，均由乙方自行承担。</w:t>
      </w:r>
    </w:p>
    <w:p w14:paraId="5C7C17BA">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w:t>
      </w:r>
      <w:r>
        <w:rPr>
          <w:rFonts w:hint="eastAsia" w:ascii="宋体" w:hAnsi="宋体" w:eastAsia="宋体" w:cs="等线"/>
          <w:b/>
          <w:bCs/>
          <w:sz w:val="24"/>
        </w:rPr>
        <w:t>五十</w:t>
      </w:r>
      <w:r>
        <w:rPr>
          <w:rFonts w:ascii="宋体" w:hAnsi="宋体" w:eastAsia="宋体" w:cs="等线"/>
          <w:b/>
          <w:bCs/>
          <w:sz w:val="24"/>
        </w:rPr>
        <w:t>条</w:t>
      </w:r>
      <w:r>
        <w:rPr>
          <w:rFonts w:hint="eastAsia" w:ascii="宋体" w:hAnsi="宋体" w:eastAsia="宋体" w:cs="等线"/>
          <w:sz w:val="24"/>
        </w:rPr>
        <w:t xml:space="preserve"> </w:t>
      </w:r>
      <w:r>
        <w:rPr>
          <w:rFonts w:ascii="宋体" w:hAnsi="宋体" w:eastAsia="宋体" w:cs="等线"/>
          <w:sz w:val="24"/>
        </w:rPr>
        <w:t>本合同载明合同双方就本合同之内容所达成的全部协议，取代双方所有此前尚未履行完的劳动合同及相关协议和约定。即自本合同生效之日起，双方此前存有的尚未履行完的劳动合同自动废止，甲乙双方此后的劳动权利义务均以本合同为准。</w:t>
      </w:r>
    </w:p>
    <w:p w14:paraId="3FE0FFB6">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w:t>
      </w:r>
      <w:r>
        <w:rPr>
          <w:rFonts w:hint="eastAsia" w:ascii="宋体" w:hAnsi="宋体" w:eastAsia="宋体" w:cs="等线"/>
          <w:b/>
          <w:bCs/>
          <w:sz w:val="24"/>
        </w:rPr>
        <w:t>五十</w:t>
      </w:r>
      <w:r>
        <w:rPr>
          <w:rFonts w:hint="eastAsia" w:ascii="宋体" w:hAnsi="宋体" w:eastAsia="宋体" w:cs="等线"/>
          <w:b/>
          <w:bCs/>
          <w:sz w:val="24"/>
          <w:lang w:val="en-US" w:eastAsia="zh-CN"/>
        </w:rPr>
        <w:t>一</w:t>
      </w:r>
      <w:r>
        <w:rPr>
          <w:rFonts w:ascii="宋体" w:hAnsi="宋体" w:eastAsia="宋体" w:cs="等线"/>
          <w:b/>
          <w:bCs/>
          <w:sz w:val="24"/>
        </w:rPr>
        <w:t>条</w:t>
      </w:r>
      <w:r>
        <w:rPr>
          <w:rFonts w:hint="eastAsia" w:ascii="宋体" w:hAnsi="宋体" w:eastAsia="宋体" w:cs="等线"/>
          <w:sz w:val="24"/>
        </w:rPr>
        <w:t xml:space="preserve"> </w:t>
      </w:r>
      <w:r>
        <w:rPr>
          <w:rFonts w:ascii="宋体" w:hAnsi="宋体" w:eastAsia="宋体" w:cs="等线"/>
          <w:sz w:val="24"/>
        </w:rPr>
        <w:t>对本合同条款进行的任何变更或补充，应由双方协商一致并形成书面文件。本合同未尽事宜，按照国家相关法律规定和甲方的有关规定执行。</w:t>
      </w:r>
    </w:p>
    <w:p w14:paraId="082C04D6">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第五十</w:t>
      </w:r>
      <w:r>
        <w:rPr>
          <w:rFonts w:hint="eastAsia" w:ascii="宋体" w:hAnsi="宋体" w:eastAsia="宋体" w:cs="等线"/>
          <w:b/>
          <w:bCs/>
          <w:sz w:val="24"/>
          <w:lang w:val="en-US" w:eastAsia="zh-CN"/>
        </w:rPr>
        <w:t>二</w:t>
      </w:r>
      <w:r>
        <w:rPr>
          <w:rFonts w:ascii="宋体" w:hAnsi="宋体" w:eastAsia="宋体" w:cs="等线"/>
          <w:b/>
          <w:bCs/>
          <w:sz w:val="24"/>
        </w:rPr>
        <w:t>条</w:t>
      </w:r>
      <w:r>
        <w:rPr>
          <w:rFonts w:hint="eastAsia" w:ascii="宋体" w:hAnsi="宋体" w:eastAsia="宋体" w:cs="等线"/>
          <w:sz w:val="24"/>
        </w:rPr>
        <w:t xml:space="preserve"> </w:t>
      </w:r>
      <w:r>
        <w:rPr>
          <w:rFonts w:ascii="宋体" w:hAnsi="宋体" w:eastAsia="宋体" w:cs="等线"/>
          <w:sz w:val="24"/>
        </w:rPr>
        <w:t>本合同条款如与国家或所在地区的法律、法规和政策相悖时，以国家或所在地区法律、法规和政策为准，其他条款和规定仍然有效。</w:t>
      </w:r>
    </w:p>
    <w:p w14:paraId="5557A037">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第五十</w:t>
      </w:r>
      <w:r>
        <w:rPr>
          <w:rFonts w:hint="eastAsia" w:ascii="宋体" w:hAnsi="宋体" w:eastAsia="宋体" w:cs="等线"/>
          <w:b/>
          <w:bCs/>
          <w:sz w:val="24"/>
          <w:lang w:val="en-US" w:eastAsia="zh-CN"/>
        </w:rPr>
        <w:t>三</w:t>
      </w:r>
      <w:r>
        <w:rPr>
          <w:rFonts w:ascii="宋体" w:hAnsi="宋体" w:eastAsia="宋体" w:cs="等线"/>
          <w:b/>
          <w:bCs/>
          <w:sz w:val="24"/>
        </w:rPr>
        <w:t>条</w:t>
      </w:r>
      <w:r>
        <w:rPr>
          <w:rFonts w:ascii="宋体" w:hAnsi="宋体" w:eastAsia="宋体" w:cs="等线"/>
          <w:sz w:val="24"/>
        </w:rPr>
        <w:t>《员工手册》中包含了甲乙双方应共同遵守的各项规章制度，《员工手册》及其未来可能发生的修改均属本合同附件，对甲乙双方具有约束力。</w:t>
      </w:r>
    </w:p>
    <w:p w14:paraId="5611C35E">
      <w:pPr>
        <w:keepNext w:val="0"/>
        <w:keepLines w:val="0"/>
        <w:pageBreakBefore w:val="0"/>
        <w:kinsoku/>
        <w:wordWrap/>
        <w:overflowPunct/>
        <w:topLinePunct w:val="0"/>
        <w:autoSpaceDE/>
        <w:autoSpaceDN/>
        <w:bidi w:val="0"/>
        <w:adjustRightInd/>
        <w:snapToGrid/>
        <w:spacing w:line="360" w:lineRule="auto"/>
        <w:ind w:firstLine="482" w:firstLineChars="200"/>
        <w:jc w:val="left"/>
        <w:rPr>
          <w:rFonts w:ascii="宋体" w:hAnsi="宋体" w:eastAsia="宋体" w:cs="等线"/>
          <w:sz w:val="24"/>
        </w:rPr>
      </w:pPr>
      <w:r>
        <w:rPr>
          <w:rFonts w:ascii="宋体" w:hAnsi="宋体" w:eastAsia="宋体" w:cs="等线"/>
          <w:b/>
          <w:bCs/>
          <w:sz w:val="24"/>
        </w:rPr>
        <w:t>第五十</w:t>
      </w:r>
      <w:r>
        <w:rPr>
          <w:rFonts w:hint="eastAsia" w:ascii="宋体" w:hAnsi="宋体" w:eastAsia="宋体" w:cs="等线"/>
          <w:b/>
          <w:bCs/>
          <w:sz w:val="24"/>
          <w:lang w:val="en-US" w:eastAsia="zh-CN"/>
        </w:rPr>
        <w:t>四</w:t>
      </w:r>
      <w:r>
        <w:rPr>
          <w:rFonts w:ascii="宋体" w:hAnsi="宋体" w:eastAsia="宋体" w:cs="等线"/>
          <w:b/>
          <w:bCs/>
          <w:sz w:val="24"/>
        </w:rPr>
        <w:t>条</w:t>
      </w:r>
      <w:r>
        <w:rPr>
          <w:rFonts w:hint="eastAsia" w:ascii="宋体" w:hAnsi="宋体" w:eastAsia="宋体" w:cs="等线"/>
          <w:sz w:val="24"/>
        </w:rPr>
        <w:t xml:space="preserve"> </w:t>
      </w:r>
      <w:r>
        <w:rPr>
          <w:rFonts w:ascii="宋体" w:hAnsi="宋体" w:eastAsia="宋体" w:cs="等线"/>
          <w:sz w:val="24"/>
        </w:rPr>
        <w:t>原有约定和人事管理规定与本合同及附件不符的，以本合同及附件为准。合同任何一方迟延或不行使本合同规定的任何权利，均不构成对该权利的放弃。</w:t>
      </w:r>
    </w:p>
    <w:p w14:paraId="3B565C23">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color w:val="FF0000"/>
          <w:sz w:val="24"/>
        </w:rPr>
      </w:pPr>
      <w:r>
        <w:rPr>
          <w:rFonts w:hint="eastAsia" w:ascii="宋体" w:hAnsi="宋体" w:eastAsia="宋体" w:cs="等线"/>
          <w:color w:val="FF0000"/>
          <w:sz w:val="24"/>
        </w:rPr>
        <w:t>在乙方违反劳动纪律、劳动合同或相关规章制度时，甲方有权酌情从轻或优惠处理。乙方理解并同意，甲方的这种做法仅仅为了乙方利益考虑，并不表示乙方实际的过错程度，乙方不应在仲裁或诉讼中仅仅以此作为其过错程度没有那么重的抗辩。</w:t>
      </w:r>
    </w:p>
    <w:p w14:paraId="3ED1401D">
      <w:pPr>
        <w:keepNext w:val="0"/>
        <w:keepLines w:val="0"/>
        <w:pageBreakBefore w:val="0"/>
        <w:kinsoku/>
        <w:wordWrap/>
        <w:overflowPunct/>
        <w:topLinePunct w:val="0"/>
        <w:autoSpaceDE/>
        <w:autoSpaceDN/>
        <w:bidi w:val="0"/>
        <w:adjustRightInd/>
        <w:snapToGrid/>
        <w:spacing w:line="360" w:lineRule="auto"/>
        <w:ind w:firstLine="482" w:firstLineChars="200"/>
        <w:rPr>
          <w:rFonts w:ascii="宋体" w:hAnsi="宋体" w:eastAsia="宋体" w:cs="等线"/>
          <w:sz w:val="24"/>
        </w:rPr>
      </w:pPr>
      <w:r>
        <w:rPr>
          <w:rFonts w:ascii="宋体" w:hAnsi="宋体" w:eastAsia="宋体" w:cs="等线"/>
          <w:b/>
          <w:bCs/>
          <w:sz w:val="24"/>
        </w:rPr>
        <w:t>第五十</w:t>
      </w:r>
      <w:r>
        <w:rPr>
          <w:rFonts w:hint="eastAsia" w:ascii="宋体" w:hAnsi="宋体" w:eastAsia="宋体" w:cs="等线"/>
          <w:b/>
          <w:bCs/>
          <w:sz w:val="24"/>
          <w:lang w:val="en-US" w:eastAsia="zh-CN"/>
        </w:rPr>
        <w:t>五</w:t>
      </w:r>
      <w:r>
        <w:rPr>
          <w:rFonts w:ascii="宋体" w:hAnsi="宋体" w:eastAsia="宋体" w:cs="等线"/>
          <w:b/>
          <w:bCs/>
          <w:sz w:val="24"/>
        </w:rPr>
        <w:t>条</w:t>
      </w:r>
      <w:r>
        <w:rPr>
          <w:rFonts w:hint="eastAsia" w:ascii="宋体" w:hAnsi="宋体" w:eastAsia="宋体" w:cs="等线"/>
          <w:sz w:val="24"/>
        </w:rPr>
        <w:t xml:space="preserve"> </w:t>
      </w:r>
      <w:r>
        <w:rPr>
          <w:rFonts w:ascii="宋体" w:hAnsi="宋体" w:eastAsia="宋体" w:cs="等线"/>
          <w:sz w:val="24"/>
        </w:rPr>
        <w:t>本合同附件如下，附件作为本合同的组成部分，与本合同具有同等法律效力。附件中的约定与本合同约定不一致的，以附件中的约定为准</w:t>
      </w:r>
      <w:r>
        <w:rPr>
          <w:rFonts w:hint="eastAsia" w:ascii="宋体" w:hAnsi="宋体" w:eastAsia="宋体" w:cs="等线"/>
          <w:sz w:val="24"/>
        </w:rPr>
        <w:t>。</w:t>
      </w:r>
    </w:p>
    <w:p w14:paraId="25C30208">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commentRangeStart w:id="10"/>
      <w:r>
        <w:rPr>
          <w:rFonts w:ascii="宋体" w:hAnsi="宋体" w:eastAsia="宋体" w:cs="等线"/>
          <w:sz w:val="24"/>
        </w:rPr>
        <w:t>(一)《</w:t>
      </w:r>
      <w:r>
        <w:rPr>
          <w:rFonts w:hint="eastAsia" w:ascii="宋体" w:hAnsi="宋体" w:eastAsia="宋体" w:cs="等线"/>
          <w:sz w:val="24"/>
          <w:lang w:val="en-US" w:eastAsia="zh-CN"/>
        </w:rPr>
        <w:t>试用期</w:t>
      </w:r>
      <w:r>
        <w:rPr>
          <w:rFonts w:hint="eastAsia" w:ascii="宋体" w:hAnsi="宋体" w:eastAsia="宋体" w:cs="等线"/>
          <w:sz w:val="24"/>
        </w:rPr>
        <w:t>录用条件确认函</w:t>
      </w:r>
      <w:r>
        <w:rPr>
          <w:rFonts w:ascii="宋体" w:hAnsi="宋体" w:eastAsia="宋体" w:cs="等线"/>
          <w:sz w:val="24"/>
        </w:rPr>
        <w:t>》</w:t>
      </w:r>
    </w:p>
    <w:p w14:paraId="18EFBB08">
      <w:pPr>
        <w:keepNext w:val="0"/>
        <w:keepLines w:val="0"/>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等线"/>
          <w:sz w:val="24"/>
        </w:rPr>
      </w:pPr>
      <w:r>
        <w:rPr>
          <w:rFonts w:ascii="宋体" w:hAnsi="宋体" w:eastAsia="宋体" w:cs="等线"/>
          <w:sz w:val="24"/>
        </w:rPr>
        <w:t>(</w:t>
      </w:r>
      <w:r>
        <w:rPr>
          <w:rFonts w:hint="eastAsia" w:ascii="宋体" w:hAnsi="宋体" w:eastAsia="宋体" w:cs="等线"/>
          <w:sz w:val="24"/>
          <w:lang w:val="en-US" w:eastAsia="zh-CN"/>
        </w:rPr>
        <w:t>二</w:t>
      </w:r>
      <w:r>
        <w:rPr>
          <w:rFonts w:ascii="宋体" w:hAnsi="宋体" w:eastAsia="宋体" w:cs="等线"/>
          <w:sz w:val="24"/>
        </w:rPr>
        <w:t>)《</w:t>
      </w:r>
      <w:r>
        <w:rPr>
          <w:rFonts w:hint="eastAsia" w:ascii="宋体" w:hAnsi="宋体" w:eastAsia="宋体" w:cs="等线"/>
          <w:sz w:val="24"/>
          <w:lang w:val="en-US" w:eastAsia="zh-CN"/>
        </w:rPr>
        <w:t>岗位职责书</w:t>
      </w:r>
      <w:r>
        <w:rPr>
          <w:rFonts w:ascii="宋体" w:hAnsi="宋体" w:eastAsia="宋体" w:cs="等线"/>
          <w:sz w:val="24"/>
        </w:rPr>
        <w:t>》</w:t>
      </w:r>
    </w:p>
    <w:p w14:paraId="487D5310">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w:t>
      </w:r>
      <w:r>
        <w:rPr>
          <w:rFonts w:hint="eastAsia" w:ascii="宋体" w:hAnsi="宋体" w:eastAsia="宋体" w:cs="等线"/>
          <w:sz w:val="24"/>
          <w:lang w:val="en-US" w:eastAsia="zh-CN"/>
        </w:rPr>
        <w:t>三</w:t>
      </w:r>
      <w:r>
        <w:rPr>
          <w:rFonts w:ascii="宋体" w:hAnsi="宋体" w:eastAsia="宋体" w:cs="等线"/>
          <w:sz w:val="24"/>
        </w:rPr>
        <w:t>)《新入职员工岗位薪资确认单》</w:t>
      </w:r>
    </w:p>
    <w:p w14:paraId="6A095AC6">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w:t>
      </w:r>
      <w:r>
        <w:rPr>
          <w:rFonts w:hint="eastAsia" w:ascii="宋体" w:hAnsi="宋体" w:eastAsia="宋体" w:cs="等线"/>
          <w:sz w:val="24"/>
          <w:lang w:val="en-US" w:eastAsia="zh-CN"/>
        </w:rPr>
        <w:t>四</w:t>
      </w:r>
      <w:r>
        <w:rPr>
          <w:rFonts w:ascii="宋体" w:hAnsi="宋体" w:eastAsia="宋体" w:cs="等线"/>
          <w:sz w:val="24"/>
        </w:rPr>
        <w:t>)《员工手册》</w:t>
      </w:r>
    </w:p>
    <w:p w14:paraId="6BA0B0B8">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w:t>
      </w:r>
      <w:r>
        <w:rPr>
          <w:rFonts w:hint="eastAsia" w:ascii="宋体" w:hAnsi="宋体" w:eastAsia="宋体" w:cs="等线"/>
          <w:sz w:val="24"/>
          <w:lang w:val="en-US" w:eastAsia="zh-CN"/>
        </w:rPr>
        <w:t>五</w:t>
      </w:r>
      <w:r>
        <w:rPr>
          <w:rFonts w:ascii="宋体" w:hAnsi="宋体" w:eastAsia="宋体" w:cs="等线"/>
          <w:sz w:val="24"/>
        </w:rPr>
        <w:t>)《保密及知识产权保密协议》</w:t>
      </w:r>
    </w:p>
    <w:p w14:paraId="216155A3">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w:t>
      </w:r>
      <w:r>
        <w:rPr>
          <w:rFonts w:hint="eastAsia" w:ascii="宋体" w:hAnsi="宋体" w:eastAsia="宋体" w:cs="等线"/>
          <w:sz w:val="24"/>
          <w:lang w:val="en-US" w:eastAsia="zh-CN"/>
        </w:rPr>
        <w:t>六</w:t>
      </w:r>
      <w:r>
        <w:rPr>
          <w:rFonts w:ascii="宋体" w:hAnsi="宋体" w:eastAsia="宋体" w:cs="等线"/>
          <w:sz w:val="24"/>
        </w:rPr>
        <w:t>)《竞业限制协议》</w:t>
      </w:r>
    </w:p>
    <w:p w14:paraId="5491A968">
      <w:pPr>
        <w:keepNext w:val="0"/>
        <w:keepLines w:val="0"/>
        <w:pageBreakBefore w:val="0"/>
        <w:kinsoku/>
        <w:wordWrap/>
        <w:overflowPunct/>
        <w:topLinePunct w:val="0"/>
        <w:autoSpaceDE/>
        <w:autoSpaceDN/>
        <w:bidi w:val="0"/>
        <w:adjustRightInd/>
        <w:snapToGrid/>
        <w:spacing w:line="360" w:lineRule="auto"/>
        <w:ind w:firstLine="480" w:firstLineChars="200"/>
        <w:rPr>
          <w:rFonts w:ascii="宋体" w:hAnsi="宋体" w:eastAsia="宋体" w:cs="等线"/>
          <w:sz w:val="24"/>
        </w:rPr>
      </w:pPr>
      <w:r>
        <w:rPr>
          <w:rFonts w:ascii="宋体" w:hAnsi="宋体" w:eastAsia="宋体" w:cs="等线"/>
          <w:sz w:val="24"/>
        </w:rPr>
        <w:t>(</w:t>
      </w:r>
      <w:r>
        <w:rPr>
          <w:rFonts w:hint="eastAsia" w:ascii="宋体" w:hAnsi="宋体" w:eastAsia="宋体" w:cs="等线"/>
          <w:sz w:val="24"/>
          <w:lang w:val="en-US" w:eastAsia="zh-CN"/>
        </w:rPr>
        <w:t>七</w:t>
      </w:r>
      <w:r>
        <w:rPr>
          <w:rFonts w:ascii="宋体" w:hAnsi="宋体" w:eastAsia="宋体" w:cs="等线"/>
          <w:sz w:val="24"/>
        </w:rPr>
        <w:t>)《培训协议》（如有）</w:t>
      </w:r>
    </w:p>
    <w:p w14:paraId="088D2C35">
      <w:pPr>
        <w:keepNext w:val="0"/>
        <w:keepLines w:val="0"/>
        <w:pageBreakBefore w:val="0"/>
        <w:kinsoku/>
        <w:wordWrap/>
        <w:overflowPunct/>
        <w:topLinePunct w:val="0"/>
        <w:autoSpaceDE/>
        <w:autoSpaceDN/>
        <w:bidi w:val="0"/>
        <w:adjustRightInd/>
        <w:snapToGrid/>
        <w:spacing w:line="360" w:lineRule="auto"/>
        <w:ind w:left="479" w:leftChars="228"/>
      </w:pPr>
      <w:r>
        <w:rPr>
          <w:rFonts w:ascii="宋体" w:hAnsi="宋体" w:eastAsia="宋体" w:cs="等线"/>
          <w:sz w:val="24"/>
        </w:rPr>
        <w:t>(</w:t>
      </w:r>
      <w:r>
        <w:rPr>
          <w:rFonts w:hint="eastAsia" w:ascii="宋体" w:hAnsi="宋体" w:eastAsia="宋体" w:cs="等线"/>
          <w:sz w:val="24"/>
          <w:lang w:val="en-US" w:eastAsia="zh-CN"/>
        </w:rPr>
        <w:t>八</w:t>
      </w:r>
      <w:r>
        <w:rPr>
          <w:rFonts w:ascii="宋体" w:hAnsi="宋体" w:eastAsia="宋体" w:cs="等线"/>
          <w:sz w:val="24"/>
        </w:rPr>
        <w:t>)《制度签收函》</w:t>
      </w:r>
      <w:commentRangeEnd w:id="10"/>
      <w:r>
        <w:commentReference w:id="10"/>
      </w:r>
    </w:p>
    <w:p w14:paraId="28A2DDBF">
      <w:pPr>
        <w:keepNext w:val="0"/>
        <w:keepLines w:val="0"/>
        <w:pageBreakBefore w:val="0"/>
        <w:kinsoku/>
        <w:wordWrap/>
        <w:overflowPunct/>
        <w:topLinePunct w:val="0"/>
        <w:autoSpaceDE/>
        <w:autoSpaceDN/>
        <w:bidi w:val="0"/>
        <w:adjustRightInd/>
        <w:snapToGrid/>
        <w:spacing w:line="360" w:lineRule="auto"/>
        <w:ind w:firstLine="480" w:firstLineChars="200"/>
        <w:jc w:val="left"/>
        <w:rPr>
          <w:rFonts w:ascii="宋体" w:hAnsi="宋体" w:eastAsia="宋体" w:cs="等线"/>
          <w:sz w:val="24"/>
        </w:rPr>
      </w:pPr>
      <w:r>
        <w:rPr>
          <w:rFonts w:ascii="宋体" w:hAnsi="宋体" w:eastAsia="宋体" w:cs="等线"/>
          <w:sz w:val="24"/>
        </w:rPr>
        <w:t>本合同经甲方盖章、乙方签字后生效，一式两份，甲乙双方各执一份</w:t>
      </w:r>
      <w:r>
        <w:rPr>
          <w:rFonts w:hint="eastAsia" w:ascii="宋体" w:hAnsi="宋体" w:eastAsia="宋体" w:cs="等线"/>
          <w:sz w:val="24"/>
        </w:rPr>
        <w:t>，具有同等法律效力。</w:t>
      </w:r>
    </w:p>
    <w:p w14:paraId="2F889C8B">
      <w:pPr>
        <w:keepNext w:val="0"/>
        <w:keepLines w:val="0"/>
        <w:pageBreakBefore w:val="0"/>
        <w:kinsoku/>
        <w:wordWrap/>
        <w:overflowPunct/>
        <w:topLinePunct w:val="0"/>
        <w:autoSpaceDE/>
        <w:autoSpaceDN/>
        <w:bidi w:val="0"/>
        <w:adjustRightInd/>
        <w:snapToGrid/>
        <w:spacing w:line="360" w:lineRule="auto"/>
        <w:ind w:firstLine="480" w:firstLineChars="200"/>
        <w:jc w:val="center"/>
        <w:rPr>
          <w:rFonts w:ascii="宋体" w:hAnsi="宋体" w:eastAsia="宋体" w:cs="等线"/>
          <w:sz w:val="24"/>
        </w:rPr>
      </w:pPr>
      <w:r>
        <w:rPr>
          <w:rFonts w:ascii="宋体" w:hAnsi="宋体" w:eastAsia="宋体" w:cs="等线"/>
          <w:sz w:val="24"/>
        </w:rPr>
        <w:cr/>
      </w:r>
      <w:r>
        <w:rPr>
          <w:rFonts w:ascii="宋体" w:hAnsi="宋体" w:eastAsia="宋体" w:cs="等线"/>
          <w:sz w:val="24"/>
        </w:rPr>
        <w:t>(以下无正文)</w:t>
      </w:r>
      <w:r>
        <w:rPr>
          <w:rFonts w:ascii="宋体" w:hAnsi="宋体" w:eastAsia="宋体" w:cs="等线"/>
          <w:sz w:val="24"/>
        </w:rPr>
        <w:cr/>
      </w:r>
    </w:p>
    <w:p w14:paraId="169BB423">
      <w:pPr>
        <w:keepNext w:val="0"/>
        <w:keepLines w:val="0"/>
        <w:pageBreakBefore w:val="0"/>
        <w:kinsoku/>
        <w:wordWrap/>
        <w:overflowPunct/>
        <w:topLinePunct w:val="0"/>
        <w:autoSpaceDE/>
        <w:autoSpaceDN/>
        <w:bidi w:val="0"/>
        <w:adjustRightInd/>
        <w:snapToGrid/>
        <w:spacing w:line="360" w:lineRule="auto"/>
        <w:ind w:left="720" w:hanging="720" w:hangingChars="300"/>
        <w:rPr>
          <w:rFonts w:ascii="宋体" w:hAnsi="宋体" w:eastAsia="宋体" w:cs="等线"/>
          <w:sz w:val="24"/>
        </w:rPr>
      </w:pPr>
      <w:r>
        <w:rPr>
          <w:rFonts w:ascii="宋体" w:hAnsi="宋体" w:eastAsia="宋体" w:cs="等线"/>
          <w:sz w:val="24"/>
        </w:rPr>
        <w:t>甲方：（盖章）</w:t>
      </w:r>
      <w:r>
        <w:rPr>
          <w:rFonts w:hint="eastAsia" w:ascii="宋体" w:hAnsi="宋体" w:eastAsia="宋体" w:cs="等线"/>
          <w:sz w:val="24"/>
        </w:rPr>
        <w:t xml:space="preserve"> </w:t>
      </w:r>
      <w:r>
        <w:rPr>
          <w:rFonts w:ascii="宋体" w:hAnsi="宋体" w:eastAsia="宋体" w:cs="等线"/>
          <w:sz w:val="24"/>
        </w:rPr>
        <w:t xml:space="preserve">                             乙方（签字）：</w:t>
      </w:r>
      <w:r>
        <w:rPr>
          <w:rFonts w:ascii="宋体" w:hAnsi="宋体" w:eastAsia="宋体" w:cs="等线"/>
          <w:sz w:val="24"/>
        </w:rPr>
        <w:cr/>
      </w:r>
      <w:r>
        <w:rPr>
          <w:rFonts w:ascii="宋体" w:hAnsi="宋体" w:eastAsia="宋体" w:cs="等线"/>
          <w:sz w:val="24"/>
        </w:rPr>
        <w:t xml:space="preserve">       </w:t>
      </w:r>
    </w:p>
    <w:p w14:paraId="6B7D8E24">
      <w:pPr>
        <w:keepNext w:val="0"/>
        <w:keepLines w:val="0"/>
        <w:pageBreakBefore w:val="0"/>
        <w:kinsoku/>
        <w:wordWrap/>
        <w:overflowPunct/>
        <w:topLinePunct w:val="0"/>
        <w:autoSpaceDE/>
        <w:autoSpaceDN/>
        <w:bidi w:val="0"/>
        <w:adjustRightInd/>
        <w:snapToGrid/>
        <w:spacing w:line="360" w:lineRule="auto"/>
        <w:rPr>
          <w:rFonts w:ascii="宋体" w:hAnsi="宋体" w:eastAsia="宋体" w:cs="等线"/>
          <w:sz w:val="24"/>
        </w:rPr>
      </w:pPr>
      <w:r>
        <w:rPr>
          <w:rFonts w:ascii="宋体" w:hAnsi="宋体" w:eastAsia="宋体" w:cs="等线"/>
          <w:sz w:val="24"/>
        </w:rPr>
        <w:t>日期：</w:t>
      </w:r>
      <w:r>
        <w:rPr>
          <w:rFonts w:hint="eastAsia" w:ascii="宋体" w:hAnsi="宋体" w:eastAsia="宋体" w:cs="等线"/>
          <w:sz w:val="24"/>
          <w:u w:val="single"/>
        </w:rPr>
        <w:t xml:space="preserve"> </w:t>
      </w:r>
      <w:r>
        <w:rPr>
          <w:rFonts w:ascii="宋体" w:hAnsi="宋体" w:eastAsia="宋体" w:cs="等线"/>
          <w:sz w:val="24"/>
          <w:u w:val="single"/>
        </w:rPr>
        <w:t xml:space="preserve">    </w:t>
      </w:r>
      <w:r>
        <w:rPr>
          <w:rFonts w:ascii="宋体" w:hAnsi="宋体" w:eastAsia="宋体" w:cs="等线"/>
          <w:sz w:val="24"/>
        </w:rPr>
        <w:t>年</w:t>
      </w:r>
      <w:r>
        <w:rPr>
          <w:rFonts w:ascii="宋体" w:hAnsi="宋体" w:eastAsia="宋体" w:cs="等线"/>
          <w:sz w:val="24"/>
          <w:u w:val="single"/>
        </w:rPr>
        <w:t xml:space="preserve">     </w:t>
      </w:r>
      <w:r>
        <w:rPr>
          <w:rFonts w:ascii="宋体" w:hAnsi="宋体" w:eastAsia="宋体" w:cs="等线"/>
          <w:sz w:val="24"/>
        </w:rPr>
        <w:t>月</w:t>
      </w:r>
      <w:r>
        <w:rPr>
          <w:rFonts w:ascii="宋体" w:hAnsi="宋体" w:eastAsia="宋体" w:cs="等线"/>
          <w:sz w:val="24"/>
          <w:u w:val="single"/>
        </w:rPr>
        <w:t xml:space="preserve">     </w:t>
      </w:r>
      <w:r>
        <w:rPr>
          <w:rFonts w:ascii="宋体" w:hAnsi="宋体" w:eastAsia="宋体" w:cs="等线"/>
          <w:sz w:val="24"/>
        </w:rPr>
        <w:t>日</w:t>
      </w:r>
      <w:r>
        <w:rPr>
          <w:rFonts w:hint="eastAsia" w:ascii="宋体" w:hAnsi="宋体" w:eastAsia="宋体" w:cs="等线"/>
          <w:sz w:val="24"/>
        </w:rPr>
        <w:t xml:space="preserve"> </w:t>
      </w:r>
      <w:r>
        <w:rPr>
          <w:rFonts w:ascii="宋体" w:hAnsi="宋体" w:eastAsia="宋体" w:cs="等线"/>
          <w:sz w:val="24"/>
        </w:rPr>
        <w:t xml:space="preserve">            日期：</w:t>
      </w:r>
      <w:r>
        <w:rPr>
          <w:rFonts w:hint="eastAsia" w:ascii="宋体" w:hAnsi="宋体" w:eastAsia="宋体" w:cs="等线"/>
          <w:sz w:val="24"/>
          <w:u w:val="single"/>
        </w:rPr>
        <w:t xml:space="preserve"> </w:t>
      </w:r>
      <w:r>
        <w:rPr>
          <w:rFonts w:ascii="宋体" w:hAnsi="宋体" w:eastAsia="宋体" w:cs="等线"/>
          <w:sz w:val="24"/>
          <w:u w:val="single"/>
        </w:rPr>
        <w:t xml:space="preserve">     </w:t>
      </w:r>
      <w:r>
        <w:rPr>
          <w:rFonts w:ascii="宋体" w:hAnsi="宋体" w:eastAsia="宋体" w:cs="等线"/>
          <w:sz w:val="24"/>
        </w:rPr>
        <w:t>年</w:t>
      </w:r>
      <w:r>
        <w:rPr>
          <w:rFonts w:ascii="宋体" w:hAnsi="宋体" w:eastAsia="宋体" w:cs="等线"/>
          <w:sz w:val="24"/>
          <w:u w:val="single"/>
        </w:rPr>
        <w:t xml:space="preserve">      </w:t>
      </w:r>
      <w:r>
        <w:rPr>
          <w:rFonts w:ascii="宋体" w:hAnsi="宋体" w:eastAsia="宋体" w:cs="等线"/>
          <w:sz w:val="24"/>
        </w:rPr>
        <w:t>月</w:t>
      </w:r>
      <w:r>
        <w:rPr>
          <w:rFonts w:ascii="宋体" w:hAnsi="宋体" w:eastAsia="宋体" w:cs="等线"/>
          <w:sz w:val="24"/>
          <w:u w:val="single"/>
        </w:rPr>
        <w:t xml:space="preserve">     </w:t>
      </w:r>
      <w:r>
        <w:rPr>
          <w:rFonts w:ascii="宋体" w:hAnsi="宋体" w:eastAsia="宋体" w:cs="等线"/>
          <w:sz w:val="24"/>
        </w:rPr>
        <w:t>日</w:t>
      </w:r>
    </w:p>
    <w:p w14:paraId="7D1B6A1A"/>
    <w:sectPr>
      <w:footerReference r:id="rId5" w:type="default"/>
      <w:footerReference r:id="rId6"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北京中友律所" w:date="2024-03-07T16:21:29Z" w:initials="">
    <w:p w14:paraId="1DF20320">
      <w:pPr>
        <w:pStyle w:val="2"/>
        <w:rPr>
          <w:rFonts w:hint="default" w:eastAsiaTheme="minorEastAsia"/>
          <w:lang w:val="en-US" w:eastAsia="zh-CN"/>
        </w:rPr>
      </w:pPr>
      <w:r>
        <w:rPr>
          <w:rFonts w:hint="eastAsia"/>
          <w:lang w:val="en-US" w:eastAsia="zh-CN"/>
        </w:rPr>
        <w:t>本条作为防范条款，避免合同到期未签风险</w:t>
      </w:r>
    </w:p>
  </w:comment>
  <w:comment w:id="1" w:author="北京中友律所" w:date="2024-03-04T19:00:48Z" w:initials="">
    <w:p w14:paraId="3FFE0499">
      <w:pPr>
        <w:pStyle w:val="2"/>
      </w:pPr>
      <w:r>
        <w:rPr>
          <w:rFonts w:hint="eastAsia"/>
        </w:rPr>
        <w:t>岗位名称无需特别详细，例如销售岗，无需写明华北区渠道销售，方便公司后期调整。</w:t>
      </w:r>
    </w:p>
  </w:comment>
  <w:comment w:id="2" w:author="北京中友律所" w:date="2024-03-04T19:02:18Z" w:initials="">
    <w:p w14:paraId="5B0341B7">
      <w:pPr>
        <w:pStyle w:val="2"/>
      </w:pPr>
      <w:r>
        <w:rPr>
          <w:rFonts w:hint="eastAsia"/>
        </w:rPr>
        <w:t>提示：此条款仅作为防范。如涉及到员工长期派驻的，我们建议调整工作地点，如涉及到主体变更的，我们建议与新主体签订劳动合同。</w:t>
      </w:r>
    </w:p>
    <w:p w14:paraId="702F452E">
      <w:pPr>
        <w:pStyle w:val="2"/>
      </w:pPr>
    </w:p>
  </w:comment>
  <w:comment w:id="3" w:author="北京中友律所" w:date="2024-03-07T15:58:11Z" w:initials="">
    <w:p w14:paraId="795A4F94">
      <w:pPr>
        <w:pStyle w:val="2"/>
        <w:rPr>
          <w:rFonts w:hint="default" w:eastAsiaTheme="minorEastAsia"/>
          <w:lang w:val="en-US" w:eastAsia="zh-CN"/>
        </w:rPr>
      </w:pPr>
      <w:r>
        <w:rPr>
          <w:rFonts w:hint="eastAsia"/>
          <w:lang w:val="en-US" w:eastAsia="zh-CN"/>
        </w:rPr>
        <w:t>二选一即可；基于公司现有业务特点，可选择第一条。</w:t>
      </w:r>
    </w:p>
  </w:comment>
  <w:comment w:id="4" w:author="北京中友律所" w:date="2024-03-04T19:03:03Z" w:initials="">
    <w:p w14:paraId="47EE2895">
      <w:pPr>
        <w:pStyle w:val="2"/>
      </w:pPr>
      <w:r>
        <w:rPr>
          <w:rFonts w:hint="eastAsia"/>
          <w:lang w:val="en-US" w:eastAsia="zh-CN"/>
        </w:rPr>
        <w:t>注意</w:t>
      </w:r>
      <w:r>
        <w:rPr>
          <w:rFonts w:hint="eastAsia"/>
        </w:rPr>
        <w:t>员工手册与劳动合同保持一致</w:t>
      </w:r>
    </w:p>
  </w:comment>
  <w:comment w:id="5" w:author="北京中友律所" w:date="2024-03-04T19:03:17Z" w:initials="">
    <w:p w14:paraId="280C0AB8">
      <w:pPr>
        <w:pStyle w:val="2"/>
      </w:pPr>
      <w:r>
        <w:rPr>
          <w:rFonts w:hint="eastAsia"/>
        </w:rPr>
        <w:t>提示：此条款仅用于防范。在降低员工工资时，需与员工协商一致并签订新的薪资确认单。</w:t>
      </w:r>
    </w:p>
  </w:comment>
  <w:comment w:id="6" w:author="北京中友律所" w:date="2024-03-04T19:03:40Z" w:initials="">
    <w:p w14:paraId="52060666">
      <w:pPr>
        <w:pStyle w:val="2"/>
      </w:pPr>
      <w:r>
        <w:rPr>
          <w:rFonts w:hint="eastAsia"/>
        </w:rPr>
        <w:t>提示：此条款为防范条款，所有规章制度下发后，均需员工签收，可通过纸质版签收单确认，或通过备案的员工邮件邮件回复“</w:t>
      </w:r>
      <w:r>
        <w:rPr>
          <w:rFonts w:hint="eastAsia"/>
          <w:lang w:val="en-US" w:eastAsia="zh-CN"/>
        </w:rPr>
        <w:t>收到，</w:t>
      </w:r>
      <w:r>
        <w:rPr>
          <w:rFonts w:hint="eastAsia"/>
        </w:rPr>
        <w:t>确认并同意”。</w:t>
      </w:r>
    </w:p>
  </w:comment>
  <w:comment w:id="7" w:author="北京中友律所" w:date="2024-03-04T19:03:52Z" w:initials="">
    <w:p w14:paraId="44585E12">
      <w:pPr>
        <w:pStyle w:val="2"/>
        <w:rPr>
          <w:rFonts w:hint="default" w:eastAsiaTheme="minorEastAsia"/>
          <w:lang w:val="en-US" w:eastAsia="zh-CN"/>
        </w:rPr>
      </w:pPr>
      <w:r>
        <w:rPr>
          <w:rFonts w:hint="eastAsia"/>
          <w:lang w:val="en-US" w:eastAsia="zh-CN"/>
        </w:rPr>
        <w:t>可根据实际业务场景、增减</w:t>
      </w:r>
    </w:p>
  </w:comment>
  <w:comment w:id="8" w:author="北京中友律所" w:date="2024-03-04T19:04:16Z" w:initials="">
    <w:p w14:paraId="32CF2CB2">
      <w:pPr>
        <w:pStyle w:val="2"/>
      </w:pPr>
      <w:r>
        <w:rPr>
          <w:rFonts w:hint="eastAsia"/>
          <w:lang w:val="en-US" w:eastAsia="zh-CN"/>
        </w:rPr>
        <w:t>提示：请技术、业务部门协助确认</w:t>
      </w:r>
      <w:r>
        <w:rPr>
          <w:rFonts w:hint="eastAsia"/>
        </w:rPr>
        <w:t>以下信息，根据公司情况予以调整。</w:t>
      </w:r>
    </w:p>
  </w:comment>
  <w:comment w:id="9" w:author="北京中友律所" w:date="2024-03-04T19:04:28Z" w:initials="">
    <w:p w14:paraId="5B7D70E8">
      <w:pPr>
        <w:pStyle w:val="2"/>
      </w:pPr>
      <w:r>
        <w:rPr>
          <w:rFonts w:hint="eastAsia"/>
        </w:rPr>
        <w:t>提示：员工亦可向劳动关系所在地仲裁委申请仲裁，劳动关系所在地仲裁委优先受理。</w:t>
      </w:r>
    </w:p>
  </w:comment>
  <w:comment w:id="10" w:author="北京中友律所" w:date="2024-03-04T19:05:04Z" w:initials="">
    <w:p w14:paraId="58A52A8C">
      <w:pPr>
        <w:pStyle w:val="2"/>
        <w:rPr>
          <w:rFonts w:hint="default" w:eastAsiaTheme="minorEastAsia"/>
          <w:lang w:val="en-US" w:eastAsia="zh-CN"/>
        </w:rPr>
      </w:pPr>
      <w:r>
        <w:rPr>
          <w:rFonts w:hint="eastAsia"/>
          <w:lang w:val="en-US" w:eastAsia="zh-CN"/>
        </w:rPr>
        <w:t>后期根据实际制度落地情况、增减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DF20320" w15:done="0"/>
  <w15:commentEx w15:paraId="3FFE0499" w15:done="0"/>
  <w15:commentEx w15:paraId="702F452E" w15:done="0"/>
  <w15:commentEx w15:paraId="795A4F94" w15:done="0"/>
  <w15:commentEx w15:paraId="47EE2895" w15:done="0"/>
  <w15:commentEx w15:paraId="280C0AB8" w15:done="0"/>
  <w15:commentEx w15:paraId="52060666" w15:done="0"/>
  <w15:commentEx w15:paraId="44585E12" w15:done="0"/>
  <w15:commentEx w15:paraId="32CF2CB2" w15:done="0"/>
  <w15:commentEx w15:paraId="5B7D70E8" w15:done="0"/>
  <w15:commentEx w15:paraId="58A52A8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6"/>
        <w:b/>
        <w:bCs/>
      </w:rPr>
      <w:id w:val="435483016"/>
      <w:docPartObj>
        <w:docPartGallery w:val="autotext"/>
      </w:docPartObj>
    </w:sdtPr>
    <w:sdtEndPr>
      <w:rPr>
        <w:rStyle w:val="6"/>
        <w:b/>
        <w:bCs/>
      </w:rPr>
    </w:sdtEndPr>
    <w:sdtContent>
      <w:p w14:paraId="59A7DBA2">
        <w:pPr>
          <w:pStyle w:val="3"/>
          <w:framePr w:wrap="auto" w:vAnchor="text" w:hAnchor="margin" w:xAlign="center" w:y="1"/>
          <w:rPr>
            <w:rStyle w:val="6"/>
            <w:b/>
            <w:bCs/>
          </w:rPr>
        </w:pPr>
        <w:r>
          <w:rPr>
            <w:rStyle w:val="6"/>
            <w:b/>
            <w:bCs/>
          </w:rPr>
          <w:fldChar w:fldCharType="begin"/>
        </w:r>
        <w:r>
          <w:rPr>
            <w:rStyle w:val="6"/>
            <w:b/>
            <w:bCs/>
          </w:rPr>
          <w:instrText xml:space="preserve"> PAGE </w:instrText>
        </w:r>
        <w:r>
          <w:rPr>
            <w:rStyle w:val="6"/>
            <w:b/>
            <w:bCs/>
          </w:rPr>
          <w:fldChar w:fldCharType="separate"/>
        </w:r>
        <w:r>
          <w:rPr>
            <w:rStyle w:val="6"/>
            <w:b/>
            <w:bCs/>
          </w:rPr>
          <w:t>1</w:t>
        </w:r>
        <w:r>
          <w:rPr>
            <w:rStyle w:val="6"/>
            <w:b/>
            <w:bCs/>
          </w:rPr>
          <w:fldChar w:fldCharType="end"/>
        </w:r>
      </w:p>
    </w:sdtContent>
  </w:sdt>
  <w:p w14:paraId="6D540427">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6"/>
      </w:rPr>
      <w:id w:val="-1215193417"/>
      <w:docPartObj>
        <w:docPartGallery w:val="autotext"/>
      </w:docPartObj>
    </w:sdtPr>
    <w:sdtEndPr>
      <w:rPr>
        <w:rStyle w:val="6"/>
      </w:rPr>
    </w:sdtEndPr>
    <w:sdtContent>
      <w:p w14:paraId="747B85DE">
        <w:pPr>
          <w:pStyle w:val="3"/>
          <w:framePr w:wrap="auto" w:vAnchor="text" w:hAnchor="margin" w:xAlign="center" w:y="1"/>
          <w:rPr>
            <w:rStyle w:val="6"/>
          </w:rPr>
        </w:pPr>
        <w:r>
          <w:rPr>
            <w:rStyle w:val="6"/>
          </w:rPr>
          <w:fldChar w:fldCharType="begin"/>
        </w:r>
        <w:r>
          <w:rPr>
            <w:rStyle w:val="6"/>
          </w:rPr>
          <w:instrText xml:space="preserve"> PAGE </w:instrText>
        </w:r>
        <w:r>
          <w:rPr>
            <w:rStyle w:val="6"/>
          </w:rPr>
          <w:fldChar w:fldCharType="end"/>
        </w:r>
      </w:p>
    </w:sdtContent>
  </w:sdt>
  <w:p w14:paraId="2E5B13B1">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F37D4"/>
    <w:multiLevelType w:val="singleLevel"/>
    <w:tmpl w:val="945F37D4"/>
    <w:lvl w:ilvl="0" w:tentative="0">
      <w:start w:val="2"/>
      <w:numFmt w:val="chineseCounting"/>
      <w:suff w:val="nothing"/>
      <w:lvlText w:val="%1、"/>
      <w:lvlJc w:val="left"/>
      <w:rPr>
        <w:rFonts w:hint="eastAsia"/>
      </w:rPr>
    </w:lvl>
  </w:abstractNum>
  <w:abstractNum w:abstractNumId="1">
    <w:nsid w:val="326D2D18"/>
    <w:multiLevelType w:val="multilevel"/>
    <w:tmpl w:val="326D2D18"/>
    <w:lvl w:ilvl="0" w:tentative="0">
      <w:start w:val="1"/>
      <w:numFmt w:val="chineseCountingThousand"/>
      <w:pStyle w:val="7"/>
      <w:lvlText w:val="第%1条  "/>
      <w:lvlJc w:val="left"/>
      <w:pPr>
        <w:ind w:left="1696" w:hanging="420"/>
      </w:pPr>
      <w:rPr>
        <w:rFonts w:hint="eastAsia" w:ascii="仿宋" w:hAnsi="仿宋" w:eastAsia="仿宋"/>
        <w:b/>
        <w:i w:val="0"/>
        <w:color w:val="auto"/>
        <w:sz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35430AD5"/>
    <w:multiLevelType w:val="singleLevel"/>
    <w:tmpl w:val="35430AD5"/>
    <w:lvl w:ilvl="0" w:tentative="0">
      <w:start w:val="10"/>
      <w:numFmt w:val="chineseCounting"/>
      <w:suff w:val="space"/>
      <w:lvlText w:val="第%1条"/>
      <w:lvlJc w:val="left"/>
      <w:rPr>
        <w:rFonts w:hint="eastAsia"/>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夏律师团队">
    <w15:presenceInfo w15:providerId="WPS Office" w15:userId="2023838770"/>
  </w15:person>
  <w15:person w15:author="北京中友律所">
    <w15:presenceInfo w15:providerId="WPS Office" w15:userId="58901722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0NGU0YTk5NGJiN2ZmZmJkNzhmNDNjOTdhMjZjNzIifQ=="/>
  </w:docVars>
  <w:rsids>
    <w:rsidRoot w:val="3D1332DB"/>
    <w:rsid w:val="0F8B4397"/>
    <w:rsid w:val="105A0124"/>
    <w:rsid w:val="196A2D10"/>
    <w:rsid w:val="1B4B0E45"/>
    <w:rsid w:val="1B79633D"/>
    <w:rsid w:val="23FF13A9"/>
    <w:rsid w:val="2BA534A8"/>
    <w:rsid w:val="3D1332DB"/>
    <w:rsid w:val="556C0634"/>
    <w:rsid w:val="66D81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autoRedefine/>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unhideWhenUsed/>
    <w:qFormat/>
    <w:uiPriority w:val="99"/>
    <w:pPr>
      <w:tabs>
        <w:tab w:val="center" w:pos="4153"/>
        <w:tab w:val="right" w:pos="8306"/>
      </w:tabs>
      <w:snapToGrid w:val="0"/>
      <w:jc w:val="left"/>
    </w:pPr>
    <w:rPr>
      <w:sz w:val="18"/>
      <w:szCs w:val="18"/>
    </w:rPr>
  </w:style>
  <w:style w:type="character" w:styleId="6">
    <w:name w:val="page number"/>
    <w:basedOn w:val="5"/>
    <w:semiHidden/>
    <w:unhideWhenUsed/>
    <w:qFormat/>
    <w:uiPriority w:val="99"/>
  </w:style>
  <w:style w:type="paragraph" w:customStyle="1" w:styleId="7">
    <w:name w:val="样式1"/>
    <w:basedOn w:val="8"/>
    <w:autoRedefine/>
    <w:qFormat/>
    <w:uiPriority w:val="0"/>
    <w:pPr>
      <w:numPr>
        <w:ilvl w:val="0"/>
        <w:numId w:val="1"/>
      </w:numPr>
      <w:pBdr>
        <w:top w:val="none" w:color="auto" w:sz="0" w:space="0"/>
        <w:left w:val="none" w:color="auto" w:sz="0" w:space="0"/>
        <w:bottom w:val="none" w:color="auto" w:sz="0" w:space="0"/>
        <w:right w:val="none" w:color="auto" w:sz="0" w:space="0"/>
      </w:pBdr>
      <w:spacing w:beforeLines="50" w:afterLines="50" w:line="440" w:lineRule="exact"/>
      <w:jc w:val="left"/>
    </w:pPr>
    <w:rPr>
      <w:rFonts w:ascii="仿宋" w:hAnsi="仿宋" w:eastAsia="仿宋"/>
      <w:bCs/>
      <w:sz w:val="24"/>
      <w:szCs w:val="28"/>
      <w:lang w:val="zh-TW" w:eastAsia="zh-TW"/>
    </w:rPr>
  </w:style>
  <w:style w:type="paragraph" w:customStyle="1" w:styleId="8">
    <w:name w:val="列出段落1"/>
    <w:autoRedefine/>
    <w:qFormat/>
    <w:uiPriority w:val="99"/>
    <w:pPr>
      <w:widowControl w:val="0"/>
      <w:pBdr>
        <w:top w:val="none" w:color="FFFFFF" w:sz="0" w:space="31"/>
        <w:left w:val="none" w:color="FFFFFF" w:sz="0" w:space="31"/>
        <w:bottom w:val="none" w:color="FFFFFF" w:sz="0" w:space="31"/>
        <w:right w:val="none" w:color="FFFFFF" w:sz="0" w:space="31"/>
      </w:pBdr>
      <w:ind w:firstLine="420"/>
      <w:jc w:val="both"/>
    </w:pPr>
    <w:rPr>
      <w:rFonts w:ascii="Arial Unicode MS" w:hAnsi="Times New Roman" w:eastAsia="Times New Roman" w:cs="Arial Unicode MS"/>
      <w:color w:val="000000"/>
      <w:kern w:val="2"/>
      <w:sz w:val="21"/>
      <w:szCs w:val="21"/>
      <w:u w:color="00000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11409</Words>
  <Characters>11435</Characters>
  <Lines>0</Lines>
  <Paragraphs>0</Paragraphs>
  <TotalTime>13</TotalTime>
  <ScaleCrop>false</ScaleCrop>
  <LinksUpToDate>false</LinksUpToDate>
  <CharactersWithSpaces>11930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2024-03-07T09:07:00Z</dcterms:created>
  <dc:creator>北京中友律所</dc:creator>
  <cp:lastModifiedBy>夏律师团队</cp:lastModifiedBy>
  <dcterms:modified xsi:type="dcterms:W3CDTF">2026-06-24T08:29:28Z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78CA7100D83347279B0013F8ED2ADB49_13</vt:lpwstr>
  </property>
  <property fmtid="{D5CDD505-2E9C-101B-9397-08002B2CF9AE}" pid="4" name="KSOTemplateDocerSaveRecord">
    <vt:lpwstr>eyJoZGlkIjoiMWIxYzZmOGU0NDIzZjA2YzRmNmY0ZjRhZjRhNTZhNzgiLCJ1c2VySWQiOiIyMzA3OTY2NzYifQ==</vt:lpwstr>
  </property>
</Properties>
</file>